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9B042" w14:textId="19EB051D" w:rsidR="00E26E35" w:rsidRDefault="00AC58E3" w:rsidP="00AC58E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Line bot</w:t>
      </w:r>
      <w:r w:rsidR="009D6222">
        <w:rPr>
          <w:rFonts w:hint="eastAsia"/>
        </w:rPr>
        <w:t>建立步驟</w:t>
      </w:r>
      <w:r w:rsidR="009D6222">
        <w:rPr>
          <w:rFonts w:hint="eastAsia"/>
        </w:rPr>
        <w:t xml:space="preserve">: </w:t>
      </w:r>
      <w:hyperlink r:id="rId5" w:history="1">
        <w:r w:rsidR="00D4143F" w:rsidRPr="001F38E1">
          <w:rPr>
            <w:rStyle w:val="a4"/>
          </w:rPr>
          <w:t>https://developers.line.biz/en/docs/messaging-api/getting-started/</w:t>
        </w:r>
      </w:hyperlink>
    </w:p>
    <w:p w14:paraId="5A70815C" w14:textId="75FB0AAF" w:rsidR="00D4143F" w:rsidRDefault="007474A1" w:rsidP="007474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Line manager: </w:t>
      </w:r>
      <w:hyperlink r:id="rId6" w:history="1">
        <w:r w:rsidRPr="001F38E1">
          <w:rPr>
            <w:rStyle w:val="a4"/>
          </w:rPr>
          <w:t>https://developers.line.biz/en/docs/messaging-api/getting-started/</w:t>
        </w:r>
      </w:hyperlink>
    </w:p>
    <w:p w14:paraId="562FF6BC" w14:textId="762D9ABF" w:rsidR="007474A1" w:rsidRDefault="00FC2263" w:rsidP="007474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Line Developer: </w:t>
      </w:r>
      <w:hyperlink r:id="rId7" w:history="1">
        <w:r w:rsidRPr="001F38E1">
          <w:rPr>
            <w:rStyle w:val="a4"/>
          </w:rPr>
          <w:t>https://developers.line.biz/en/docs/messaging-api/getting-started/</w:t>
        </w:r>
      </w:hyperlink>
    </w:p>
    <w:p w14:paraId="05A7B8D1" w14:textId="77777777" w:rsidR="00FC2263" w:rsidRDefault="00FC2263" w:rsidP="007474A1">
      <w:pPr>
        <w:pStyle w:val="a3"/>
        <w:numPr>
          <w:ilvl w:val="0"/>
          <w:numId w:val="1"/>
        </w:numPr>
        <w:ind w:leftChars="0"/>
      </w:pPr>
    </w:p>
    <w:p w14:paraId="7BDF9E70" w14:textId="3DC2105C" w:rsidR="009D6222" w:rsidRDefault="00DD1D4B" w:rsidP="009D6222">
      <w:r w:rsidRPr="00DD1D4B">
        <w:t xml:space="preserve">python app.py  </w:t>
      </w:r>
    </w:p>
    <w:p w14:paraId="10E9F79F" w14:textId="769EB86D" w:rsidR="00DE6917" w:rsidRDefault="00DE6917" w:rsidP="009D6222">
      <w:r w:rsidRPr="00DE6917">
        <w:t>ngrok http 5000</w:t>
      </w:r>
    </w:p>
    <w:p w14:paraId="567184B9" w14:textId="77777777" w:rsidR="009D6222" w:rsidRDefault="009D6222" w:rsidP="009D6222"/>
    <w:p w14:paraId="2A51F097" w14:textId="77777777" w:rsidR="009D6222" w:rsidRDefault="009D6222" w:rsidP="009D6222"/>
    <w:p w14:paraId="01DD7529" w14:textId="306DF933" w:rsidR="009D6222" w:rsidRPr="0041593A" w:rsidRDefault="00C165C7" w:rsidP="009D6222">
      <w:ins w:id="0" w:author="Microsoft Word" w:date="2024-12-24T10:42:00Z" w16du:dateUtc="2024-12-24T02:42:00Z">
        <w:r>
          <w:rPr>
            <w:rFonts w:hint="eastAsia"/>
          </w:rPr>
          <w:t>我只要一個</w:t>
        </w:r>
        <w:r w:rsidR="0041593A">
          <w:rPr>
            <w:rFonts w:hint="eastAsia"/>
          </w:rPr>
          <w:t>回答不需要給這麼多回答給使用者，</w:t>
        </w:r>
        <w:r w:rsidR="0041593A">
          <w:t>s</w:t>
        </w:r>
        <w:r w:rsidR="0041593A">
          <w:rPr>
            <w:rFonts w:hint="eastAsia"/>
          </w:rPr>
          <w:t>elescted</w:t>
        </w:r>
        <w:r w:rsidR="0041593A">
          <w:rPr>
            <w:rFonts w:hint="eastAsia"/>
          </w:rPr>
          <w:t>跟</w:t>
        </w:r>
        <w:r w:rsidR="0041593A">
          <w:rPr>
            <w:rFonts w:hint="eastAsia"/>
          </w:rPr>
          <w:t>scene</w:t>
        </w:r>
        <w:r w:rsidR="0041593A">
          <w:rPr>
            <w:rFonts w:hint="eastAsia"/>
          </w:rPr>
          <w:t>可不可以自己成為一個對話框，</w:t>
        </w:r>
        <w:r w:rsidR="0041593A">
          <w:rPr>
            <w:rFonts w:hint="eastAsia"/>
          </w:rPr>
          <w:t>reply example</w:t>
        </w:r>
        <w:r w:rsidR="0041593A">
          <w:rPr>
            <w:rFonts w:hint="eastAsia"/>
          </w:rPr>
          <w:t>也自己成為一個對話框</w:t>
        </w:r>
      </w:ins>
    </w:p>
    <w:p w14:paraId="7FE6306E" w14:textId="77777777" w:rsidR="009D6222" w:rsidRDefault="009D6222" w:rsidP="009D6222"/>
    <w:p w14:paraId="026E183C" w14:textId="77777777" w:rsidR="009D6222" w:rsidRDefault="009D6222" w:rsidP="009D6222"/>
    <w:p w14:paraId="3FACF388" w14:textId="77777777" w:rsidR="009D6222" w:rsidRDefault="009D6222" w:rsidP="009D6222"/>
    <w:p w14:paraId="5E5650FE" w14:textId="77777777" w:rsidR="009D6222" w:rsidRDefault="009D6222" w:rsidP="009D6222"/>
    <w:p w14:paraId="05E77ECC" w14:textId="77777777" w:rsidR="009D6222" w:rsidRDefault="009D6222" w:rsidP="009D6222"/>
    <w:p w14:paraId="73AA821C" w14:textId="77777777" w:rsidR="009D6222" w:rsidRDefault="009D6222" w:rsidP="009D6222"/>
    <w:p w14:paraId="2B9293CD" w14:textId="77777777" w:rsidR="009D6222" w:rsidRDefault="009D6222" w:rsidP="009D6222"/>
    <w:p w14:paraId="07B46C16" w14:textId="77777777" w:rsidR="009D6222" w:rsidRDefault="009D6222" w:rsidP="009D6222"/>
    <w:p w14:paraId="2712DAE7" w14:textId="77777777" w:rsidR="009D6222" w:rsidRDefault="009D6222" w:rsidP="009D6222"/>
    <w:p w14:paraId="41A3F942" w14:textId="77777777" w:rsidR="009D6222" w:rsidRDefault="009D6222" w:rsidP="009D6222"/>
    <w:p w14:paraId="31C590F6" w14:textId="77777777" w:rsidR="009D6222" w:rsidRDefault="009D6222" w:rsidP="009D6222"/>
    <w:sectPr w:rsidR="009D622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81185C"/>
    <w:multiLevelType w:val="hybridMultilevel"/>
    <w:tmpl w:val="C30AEE1A"/>
    <w:lvl w:ilvl="0" w:tplc="CCCE8D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4911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25"/>
    <w:rsid w:val="000B7725"/>
    <w:rsid w:val="002F5D91"/>
    <w:rsid w:val="003C58D5"/>
    <w:rsid w:val="0041593A"/>
    <w:rsid w:val="005575E5"/>
    <w:rsid w:val="00631F29"/>
    <w:rsid w:val="007474A1"/>
    <w:rsid w:val="00823EF2"/>
    <w:rsid w:val="009A5FED"/>
    <w:rsid w:val="009D6222"/>
    <w:rsid w:val="00AC58E3"/>
    <w:rsid w:val="00AF4EB7"/>
    <w:rsid w:val="00BE75A9"/>
    <w:rsid w:val="00C165C7"/>
    <w:rsid w:val="00D4143F"/>
    <w:rsid w:val="00DD1D4B"/>
    <w:rsid w:val="00DE6917"/>
    <w:rsid w:val="00E26E35"/>
    <w:rsid w:val="00FC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C27E"/>
  <w15:chartTrackingRefBased/>
  <w15:docId w15:val="{F3C5DD5E-A636-4F19-A08B-ADDC6823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8E3"/>
    <w:pPr>
      <w:ind w:leftChars="200" w:left="480"/>
    </w:pPr>
  </w:style>
  <w:style w:type="character" w:styleId="a4">
    <w:name w:val="Hyperlink"/>
    <w:basedOn w:val="a0"/>
    <w:uiPriority w:val="99"/>
    <w:unhideWhenUsed/>
    <w:rsid w:val="00D4143F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41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line.biz/en/docs/messaging-api/getting-starte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line.biz/en/docs/messaging-api/getting-started/" TargetMode="External"/><Relationship Id="rId5" Type="http://schemas.openxmlformats.org/officeDocument/2006/relationships/hyperlink" Target="https://developers.line.biz/en/docs/messaging-api/getting-starte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5175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F112119106</cp:lastModifiedBy>
  <cp:revision>12</cp:revision>
  <dcterms:created xsi:type="dcterms:W3CDTF">2024-11-28T15:46:00Z</dcterms:created>
  <dcterms:modified xsi:type="dcterms:W3CDTF">2024-12-24T02:42:00Z</dcterms:modified>
</cp:coreProperties>
</file>