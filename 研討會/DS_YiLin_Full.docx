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0A20D" w14:textId="4156CCB6" w:rsidR="00B17871" w:rsidRPr="001C7A76" w:rsidRDefault="00B17871" w:rsidP="00A65D16">
      <w:pPr>
        <w:tabs>
          <w:tab w:val="left" w:pos="2836"/>
          <w:tab w:val="center" w:pos="4485"/>
        </w:tabs>
        <w:spacing w:line="360" w:lineRule="atLeast"/>
        <w:ind w:firstLineChars="0" w:firstLine="0"/>
        <w:jc w:val="left"/>
        <w:rPr>
          <w:b/>
          <w:bCs/>
          <w:sz w:val="32"/>
          <w:szCs w:val="32"/>
        </w:rPr>
      </w:pPr>
      <w:r w:rsidRPr="001C7A76">
        <w:rPr>
          <w:rFonts w:hint="eastAsia"/>
          <w:b/>
          <w:bCs/>
          <w:sz w:val="32"/>
          <w:szCs w:val="32"/>
        </w:rPr>
        <w:t>LINE Bot</w:t>
      </w:r>
      <w:r w:rsidRPr="001C7A76">
        <w:rPr>
          <w:rFonts w:hint="eastAsia"/>
          <w:b/>
          <w:bCs/>
          <w:sz w:val="32"/>
          <w:szCs w:val="32"/>
        </w:rPr>
        <w:t>結合大型語言模型之英語學習系統設計與實作</w:t>
      </w:r>
    </w:p>
    <w:p w14:paraId="6C310283" w14:textId="7F9E0AC8" w:rsidR="00657484" w:rsidRPr="001C7A76" w:rsidRDefault="00EC3FCC" w:rsidP="00EF7140">
      <w:pPr>
        <w:spacing w:line="360" w:lineRule="atLeast"/>
        <w:ind w:left="480" w:firstLine="480"/>
        <w:jc w:val="center"/>
      </w:pPr>
      <w:r w:rsidRPr="001C7A76">
        <w:br/>
      </w:r>
      <w:r w:rsidR="008319E5" w:rsidRPr="001C7A76">
        <w:rPr>
          <w:rFonts w:hint="eastAsia"/>
        </w:rPr>
        <w:t>杜宜霖</w:t>
      </w:r>
      <w:r w:rsidR="00832718" w:rsidRPr="001C7A76">
        <w:t>*</w:t>
      </w:r>
    </w:p>
    <w:p w14:paraId="2F3A5739" w14:textId="77777777" w:rsidR="00657484" w:rsidRPr="001C7A76" w:rsidRDefault="00657484" w:rsidP="00EF7140">
      <w:pPr>
        <w:widowControl/>
        <w:ind w:left="480" w:firstLine="480"/>
        <w:jc w:val="center"/>
      </w:pPr>
      <w:r w:rsidRPr="001C7A76">
        <w:rPr>
          <w:rFonts w:hint="eastAsia"/>
        </w:rPr>
        <w:t>國立高雄科技大學資訊管理學系</w:t>
      </w:r>
    </w:p>
    <w:p w14:paraId="6C30F474" w14:textId="10CE543A" w:rsidR="00657484" w:rsidRPr="001C7A76" w:rsidRDefault="00D11920" w:rsidP="00EF7140">
      <w:pPr>
        <w:ind w:left="480" w:firstLine="480"/>
        <w:jc w:val="center"/>
      </w:pPr>
      <w:hyperlink r:id="rId8" w:history="1">
        <w:r w:rsidRPr="001C7A76">
          <w:rPr>
            <w:rStyle w:val="ac"/>
          </w:rPr>
          <w:t>F</w:t>
        </w:r>
        <w:r w:rsidRPr="001C7A76">
          <w:rPr>
            <w:rStyle w:val="ac"/>
            <w:rFonts w:hint="eastAsia"/>
          </w:rPr>
          <w:t>112119106</w:t>
        </w:r>
        <w:r w:rsidRPr="001C7A76">
          <w:rPr>
            <w:rStyle w:val="ac"/>
          </w:rPr>
          <w:t>@nkust.edu.tw</w:t>
        </w:r>
      </w:hyperlink>
    </w:p>
    <w:p w14:paraId="0AA18D58" w14:textId="77777777" w:rsidR="00D11920" w:rsidRPr="001C7A76" w:rsidRDefault="00D11920" w:rsidP="00EF7140">
      <w:pPr>
        <w:ind w:left="480" w:firstLine="480"/>
        <w:jc w:val="center"/>
      </w:pPr>
    </w:p>
    <w:p w14:paraId="5E2E219D" w14:textId="5E17BAA4" w:rsidR="00D11920" w:rsidRPr="001C7A76" w:rsidRDefault="00D11920" w:rsidP="00EF7140">
      <w:pPr>
        <w:ind w:left="480" w:firstLine="480"/>
        <w:jc w:val="center"/>
      </w:pPr>
      <w:r w:rsidRPr="001C7A76">
        <w:rPr>
          <w:rFonts w:hint="eastAsia"/>
        </w:rPr>
        <w:t>葉星辰</w:t>
      </w:r>
    </w:p>
    <w:p w14:paraId="686C75D1" w14:textId="77777777" w:rsidR="00781EA0" w:rsidRPr="001C7A76" w:rsidRDefault="00781EA0" w:rsidP="00EF7140">
      <w:pPr>
        <w:widowControl/>
        <w:ind w:left="480" w:firstLine="480"/>
        <w:jc w:val="center"/>
      </w:pPr>
      <w:r w:rsidRPr="001C7A76">
        <w:rPr>
          <w:rFonts w:hint="eastAsia"/>
        </w:rPr>
        <w:t>國立高雄科技大學資訊管理學系</w:t>
      </w:r>
    </w:p>
    <w:p w14:paraId="0D652AA1" w14:textId="52FC0CCD" w:rsidR="002D4C89" w:rsidRPr="001C7A76" w:rsidRDefault="002D4C89" w:rsidP="002D4C89">
      <w:pPr>
        <w:ind w:left="480" w:firstLine="480"/>
        <w:jc w:val="center"/>
      </w:pPr>
      <w:hyperlink r:id="rId9" w:history="1">
        <w:r w:rsidRPr="001C7A76">
          <w:rPr>
            <w:rStyle w:val="ac"/>
            <w:rFonts w:hint="eastAsia"/>
          </w:rPr>
          <w:t>C</w:t>
        </w:r>
        <w:r w:rsidRPr="001C7A76">
          <w:rPr>
            <w:rStyle w:val="ac"/>
          </w:rPr>
          <w:t>111118101@nkust.edu.tw</w:t>
        </w:r>
      </w:hyperlink>
    </w:p>
    <w:p w14:paraId="2D1F02AC" w14:textId="77777777" w:rsidR="00657484" w:rsidRPr="001C7A76" w:rsidRDefault="00657484" w:rsidP="00EF7140">
      <w:pPr>
        <w:ind w:left="480" w:firstLine="480"/>
        <w:jc w:val="center"/>
      </w:pPr>
    </w:p>
    <w:p w14:paraId="3FB65DDD" w14:textId="77777777" w:rsidR="003B3AE4" w:rsidRPr="001C7A76" w:rsidRDefault="003B3AE4" w:rsidP="003B3AE4">
      <w:pPr>
        <w:ind w:left="480" w:firstLine="480"/>
        <w:jc w:val="center"/>
      </w:pPr>
      <w:r w:rsidRPr="001C7A76">
        <w:rPr>
          <w:rFonts w:hint="eastAsia"/>
        </w:rPr>
        <w:t>黃承龍</w:t>
      </w:r>
    </w:p>
    <w:p w14:paraId="523BB6EF" w14:textId="77777777" w:rsidR="003B3AE4" w:rsidRPr="001C7A76" w:rsidRDefault="003B3AE4" w:rsidP="003B3AE4">
      <w:pPr>
        <w:widowControl/>
        <w:ind w:left="480" w:firstLine="480"/>
        <w:jc w:val="center"/>
      </w:pPr>
      <w:r w:rsidRPr="001C7A76">
        <w:rPr>
          <w:rFonts w:hint="eastAsia"/>
        </w:rPr>
        <w:t>國立高雄科技大學資訊管理學系</w:t>
      </w:r>
    </w:p>
    <w:p w14:paraId="57E5CBE2" w14:textId="77777777" w:rsidR="003B3AE4" w:rsidRPr="001C7A76" w:rsidRDefault="003B3AE4" w:rsidP="003B3AE4">
      <w:pPr>
        <w:ind w:left="480" w:firstLine="480"/>
        <w:jc w:val="center"/>
      </w:pPr>
      <w:hyperlink r:id="rId10" w:history="1">
        <w:r w:rsidRPr="001C7A76">
          <w:rPr>
            <w:rStyle w:val="ac"/>
          </w:rPr>
          <w:t>clhuang@nkust.edu.tw</w:t>
        </w:r>
      </w:hyperlink>
    </w:p>
    <w:p w14:paraId="6CBA3CAB" w14:textId="77777777" w:rsidR="003B3AE4" w:rsidRPr="001C7A76" w:rsidRDefault="003B3AE4" w:rsidP="00EF7140">
      <w:pPr>
        <w:ind w:left="480" w:firstLine="480"/>
        <w:jc w:val="center"/>
      </w:pPr>
    </w:p>
    <w:p w14:paraId="253D6B60" w14:textId="77777777" w:rsidR="00781EA0" w:rsidRPr="001C7A76" w:rsidRDefault="0087622A" w:rsidP="00EF7140">
      <w:pPr>
        <w:widowControl/>
        <w:ind w:left="480" w:firstLine="480"/>
        <w:jc w:val="center"/>
      </w:pPr>
      <w:r w:rsidRPr="001C7A76">
        <w:rPr>
          <w:rFonts w:hint="eastAsia"/>
        </w:rPr>
        <w:t>張弘毅</w:t>
      </w:r>
      <w:r w:rsidR="00781EA0" w:rsidRPr="001C7A76">
        <w:br/>
      </w:r>
      <w:r w:rsidR="00781EA0" w:rsidRPr="001C7A76">
        <w:rPr>
          <w:rFonts w:hint="eastAsia"/>
        </w:rPr>
        <w:t>國立高雄科技大學資訊管理學系</w:t>
      </w:r>
    </w:p>
    <w:p w14:paraId="0DB5D5A8" w14:textId="5094206C" w:rsidR="003B3AE4" w:rsidRPr="001C7A76" w:rsidRDefault="00236AED" w:rsidP="00EF7140">
      <w:pPr>
        <w:widowControl/>
        <w:ind w:left="480" w:firstLine="480"/>
        <w:jc w:val="center"/>
      </w:pPr>
      <w:hyperlink r:id="rId11" w:history="1">
        <w:r w:rsidRPr="00020002">
          <w:rPr>
            <w:rStyle w:val="ac"/>
          </w:rPr>
          <w:t>leorean@nkust.edu.tw</w:t>
        </w:r>
      </w:hyperlink>
    </w:p>
    <w:p w14:paraId="453C6BCA" w14:textId="77777777" w:rsidR="00657484" w:rsidRPr="001C7A76" w:rsidRDefault="00657484" w:rsidP="002D4C89">
      <w:pPr>
        <w:ind w:firstLineChars="0" w:firstLine="0"/>
      </w:pPr>
    </w:p>
    <w:p w14:paraId="3A000185" w14:textId="77777777" w:rsidR="00657484" w:rsidRPr="001C7A76" w:rsidRDefault="00657484" w:rsidP="002D4C89">
      <w:pPr>
        <w:ind w:left="480" w:firstLine="480"/>
        <w:jc w:val="center"/>
      </w:pPr>
      <w:r w:rsidRPr="001C7A76">
        <w:rPr>
          <w:rFonts w:hint="eastAsia"/>
        </w:rPr>
        <w:t>摘要</w:t>
      </w:r>
    </w:p>
    <w:p w14:paraId="29841C94" w14:textId="14814539" w:rsidR="009424E4" w:rsidRPr="001C7A76" w:rsidRDefault="008C215F" w:rsidP="003B204F">
      <w:pPr>
        <w:widowControl/>
        <w:ind w:left="482" w:firstLine="480"/>
      </w:pPr>
      <w:r w:rsidRPr="001C7A76">
        <w:rPr>
          <w:rFonts w:hint="eastAsia"/>
        </w:rPr>
        <w:t>本研究設計並實作了一個基於</w:t>
      </w:r>
      <w:r w:rsidRPr="001C7A76">
        <w:rPr>
          <w:rFonts w:hint="eastAsia"/>
        </w:rPr>
        <w:t>LINE Bot</w:t>
      </w:r>
      <w:r w:rsidRPr="001C7A76">
        <w:rPr>
          <w:rFonts w:hint="eastAsia"/>
        </w:rPr>
        <w:t>的英語學習系統，整合大型語言模型（</w:t>
      </w:r>
      <w:r w:rsidRPr="001C7A76">
        <w:rPr>
          <w:rFonts w:hint="eastAsia"/>
        </w:rPr>
        <w:t>LLM</w:t>
      </w:r>
      <w:r w:rsidRPr="001C7A76">
        <w:rPr>
          <w:rFonts w:hint="eastAsia"/>
        </w:rPr>
        <w:t>）、語音轉文字（</w:t>
      </w:r>
      <w:r w:rsidRPr="001C7A76">
        <w:rPr>
          <w:rFonts w:hint="eastAsia"/>
        </w:rPr>
        <w:t>Whisper</w:t>
      </w:r>
      <w:r w:rsidRPr="001C7A76">
        <w:rPr>
          <w:rFonts w:hint="eastAsia"/>
        </w:rPr>
        <w:t>）及文字轉語音（</w:t>
      </w:r>
      <w:r w:rsidRPr="001C7A76">
        <w:rPr>
          <w:rFonts w:hint="eastAsia"/>
        </w:rPr>
        <w:t>gTTS</w:t>
      </w:r>
      <w:r w:rsidRPr="001C7A76">
        <w:rPr>
          <w:rFonts w:hint="eastAsia"/>
        </w:rPr>
        <w:t>）技術，提供互動式英語學習環境。系統以</w:t>
      </w:r>
      <w:r w:rsidRPr="001C7A76">
        <w:rPr>
          <w:rFonts w:hint="eastAsia"/>
        </w:rPr>
        <w:t>Flask</w:t>
      </w:r>
      <w:r w:rsidRPr="001C7A76">
        <w:rPr>
          <w:rFonts w:hint="eastAsia"/>
        </w:rPr>
        <w:t>框架為基礎，實現了英語對話練習、單字造句</w:t>
      </w:r>
      <w:r w:rsidR="002125D3" w:rsidRPr="001C7A76">
        <w:rPr>
          <w:rFonts w:hint="eastAsia"/>
        </w:rPr>
        <w:t>及</w:t>
      </w:r>
      <w:r w:rsidRPr="001C7A76">
        <w:rPr>
          <w:rFonts w:hint="eastAsia"/>
        </w:rPr>
        <w:t>跟讀</w:t>
      </w:r>
      <w:r w:rsidR="002125D3" w:rsidRPr="001C7A76">
        <w:rPr>
          <w:rFonts w:hint="eastAsia"/>
        </w:rPr>
        <w:t>練習</w:t>
      </w:r>
      <w:r w:rsidRPr="001C7A76">
        <w:rPr>
          <w:rFonts w:hint="eastAsia"/>
        </w:rPr>
        <w:t>三大核心功能。研究特別關注提示工程（</w:t>
      </w:r>
      <w:r w:rsidRPr="001C7A76">
        <w:rPr>
          <w:rFonts w:hint="eastAsia"/>
        </w:rPr>
        <w:t>Prompt Engineering</w:t>
      </w:r>
      <w:r w:rsidRPr="001C7A76">
        <w:rPr>
          <w:rFonts w:hint="eastAsia"/>
        </w:rPr>
        <w:t>）在教育情境的應用，設計了符合互動模式與回饋機制。</w:t>
      </w:r>
      <w:r w:rsidR="005641C3" w:rsidRPr="001C7A76">
        <w:rPr>
          <w:rFonts w:hint="eastAsia"/>
        </w:rPr>
        <w:t>使用者回饋</w:t>
      </w:r>
      <w:r w:rsidRPr="001C7A76">
        <w:rPr>
          <w:rFonts w:hint="eastAsia"/>
        </w:rPr>
        <w:t>顯示，此</w:t>
      </w:r>
      <w:r w:rsidR="00EF7C47">
        <w:rPr>
          <w:rFonts w:hint="eastAsia"/>
        </w:rPr>
        <w:t>系統</w:t>
      </w:r>
      <w:r w:rsidRPr="001C7A76">
        <w:rPr>
          <w:rFonts w:hint="eastAsia"/>
        </w:rPr>
        <w:t>能提供即時、個性化的語言學習體驗，有效降低學習</w:t>
      </w:r>
      <w:r w:rsidR="00542479" w:rsidRPr="001C7A76">
        <w:rPr>
          <w:rFonts w:hint="eastAsia"/>
        </w:rPr>
        <w:t>英語的</w:t>
      </w:r>
      <w:r w:rsidRPr="001C7A76">
        <w:rPr>
          <w:rFonts w:hint="eastAsia"/>
        </w:rPr>
        <w:t>門檻，提升英語互動能力。本研究為人工智慧在語言教育中的應用提供了實證案例，對促進英語學習具有參考價值。</w:t>
      </w:r>
    </w:p>
    <w:p w14:paraId="7F976A8B" w14:textId="77777777" w:rsidR="001E3643" w:rsidRPr="001C7A76" w:rsidRDefault="001E3643" w:rsidP="003B204F">
      <w:pPr>
        <w:widowControl/>
        <w:ind w:left="482" w:firstLine="480"/>
      </w:pPr>
    </w:p>
    <w:p w14:paraId="3CE283A3" w14:textId="58E7B24F" w:rsidR="009E70C6" w:rsidRDefault="008C215F" w:rsidP="003B204F">
      <w:pPr>
        <w:widowControl/>
        <w:ind w:firstLineChars="0" w:firstLine="480"/>
      </w:pPr>
      <w:r w:rsidRPr="001C7A76">
        <w:rPr>
          <w:rFonts w:hint="eastAsia"/>
        </w:rPr>
        <w:t>關鍵詞：英語學習、</w:t>
      </w:r>
      <w:r w:rsidRPr="001C7A76">
        <w:rPr>
          <w:rFonts w:hint="eastAsia"/>
        </w:rPr>
        <w:t>LINE Bot</w:t>
      </w:r>
      <w:r w:rsidRPr="001C7A76">
        <w:rPr>
          <w:rFonts w:hint="eastAsia"/>
        </w:rPr>
        <w:t>、大型語言模型、提示工程</w:t>
      </w:r>
    </w:p>
    <w:p w14:paraId="30EB9609" w14:textId="018CA55E" w:rsidR="00657484" w:rsidRDefault="009E70C6" w:rsidP="009E70C6">
      <w:pPr>
        <w:widowControl/>
        <w:ind w:firstLineChars="0" w:firstLine="0"/>
        <w:jc w:val="left"/>
        <w:textAlignment w:val="auto"/>
      </w:pPr>
      <w:r>
        <w:br w:type="page"/>
      </w:r>
    </w:p>
    <w:p w14:paraId="1403053D" w14:textId="77777777" w:rsidR="00535AD5" w:rsidRDefault="00535AD5" w:rsidP="00A65D16">
      <w:pPr>
        <w:spacing w:line="360" w:lineRule="atLeast"/>
        <w:ind w:left="284" w:rightChars="-100" w:right="-240" w:firstLineChars="27" w:firstLine="76"/>
        <w:rPr>
          <w:ins w:id="0" w:author="Microsoft Word" w:date="2025-04-15T23:55:00Z" w16du:dateUtc="2025-04-15T15:55:00Z"/>
          <w:b/>
          <w:bCs/>
          <w:sz w:val="28"/>
          <w:szCs w:val="28"/>
        </w:rPr>
        <w:sectPr w:rsidR="00535AD5" w:rsidSect="003568AA">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701" w:header="851" w:footer="992" w:gutter="0"/>
          <w:pgNumType w:start="1"/>
          <w:cols w:space="425"/>
          <w:docGrid w:type="lines" w:linePitch="360"/>
        </w:sectPr>
      </w:pPr>
    </w:p>
    <w:p w14:paraId="425BA4FB" w14:textId="77777777" w:rsidR="00535AD5" w:rsidRDefault="00535AD5" w:rsidP="00A65D16">
      <w:pPr>
        <w:spacing w:line="360" w:lineRule="atLeast"/>
        <w:ind w:rightChars="-100" w:right="-240" w:firstLineChars="0" w:firstLine="0"/>
        <w:rPr>
          <w:ins w:id="1" w:author="Microsoft Word" w:date="2025-04-15T23:55:00Z" w16du:dateUtc="2025-04-15T15:55:00Z"/>
          <w:b/>
          <w:bCs/>
          <w:sz w:val="28"/>
          <w:szCs w:val="28"/>
        </w:rPr>
      </w:pPr>
    </w:p>
    <w:p w14:paraId="4E9B38FA" w14:textId="77777777" w:rsidR="00A65D16" w:rsidRPr="00AA2F1A" w:rsidRDefault="00A65D16" w:rsidP="00A65D16">
      <w:pPr>
        <w:spacing w:line="360" w:lineRule="atLeast"/>
        <w:ind w:left="284" w:rightChars="-100" w:right="-240" w:firstLineChars="27" w:firstLine="76"/>
        <w:jc w:val="center"/>
        <w:rPr>
          <w:b/>
          <w:bCs/>
          <w:sz w:val="28"/>
          <w:szCs w:val="28"/>
        </w:rPr>
      </w:pPr>
      <w:r w:rsidRPr="00AA2F1A">
        <w:rPr>
          <w:b/>
          <w:bCs/>
          <w:sz w:val="28"/>
          <w:szCs w:val="28"/>
        </w:rPr>
        <w:t>Design and Implementation of an English Learning System Integrating LINE Bot with Large Language Models</w:t>
      </w:r>
    </w:p>
    <w:p w14:paraId="33E5A028" w14:textId="77777777" w:rsidR="00A65D16" w:rsidRDefault="00A65D16" w:rsidP="00A65D16">
      <w:pPr>
        <w:spacing w:line="360" w:lineRule="atLeast"/>
        <w:ind w:left="284" w:firstLineChars="177" w:firstLine="425"/>
        <w:jc w:val="center"/>
      </w:pPr>
    </w:p>
    <w:p w14:paraId="0B3DEBB6" w14:textId="77777777" w:rsidR="00A65D16" w:rsidRPr="001C7A76" w:rsidRDefault="00A65D16" w:rsidP="00A65D16">
      <w:pPr>
        <w:spacing w:line="360" w:lineRule="atLeast"/>
        <w:ind w:left="480" w:firstLine="480"/>
        <w:jc w:val="center"/>
      </w:pPr>
      <w:r>
        <w:rPr>
          <w:rFonts w:hint="eastAsia"/>
        </w:rPr>
        <w:t>Yi-Lin Du*</w:t>
      </w:r>
    </w:p>
    <w:p w14:paraId="61885C0A" w14:textId="77777777" w:rsidR="00A65D16" w:rsidRPr="001C7A76" w:rsidRDefault="00A65D16" w:rsidP="00A65D16">
      <w:pPr>
        <w:ind w:left="480" w:firstLine="480"/>
        <w:jc w:val="center"/>
      </w:pPr>
      <w:r w:rsidRPr="001C7A76">
        <w:t>Department of Information Management</w:t>
      </w:r>
    </w:p>
    <w:p w14:paraId="26AE4B2A" w14:textId="77777777" w:rsidR="00A65D16" w:rsidRPr="001C7A76" w:rsidRDefault="00A65D16" w:rsidP="00A65D16">
      <w:pPr>
        <w:ind w:left="480" w:firstLine="480"/>
        <w:jc w:val="center"/>
        <w:rPr>
          <w:ins w:id="2" w:author="Microsoft Word" w:date="2025-04-15T23:55:00Z" w16du:dateUtc="2025-04-15T15:55:00Z"/>
        </w:rPr>
      </w:pPr>
      <w:ins w:id="3" w:author="Microsoft Word" w:date="2025-04-15T23:55:00Z" w16du:dateUtc="2025-04-15T15:55:00Z">
        <w:r w:rsidRPr="001C7A76">
          <w:t>National Kaohsiung University of Science and Technology F</w:t>
        </w:r>
        <w:r>
          <w:rPr>
            <w:rFonts w:hint="eastAsia"/>
          </w:rPr>
          <w:t>112119106</w:t>
        </w:r>
        <w:r w:rsidRPr="001C7A76">
          <w:t>@nkust.edu.tw</w:t>
        </w:r>
      </w:ins>
    </w:p>
    <w:p w14:paraId="473FCAF1" w14:textId="61E937B4" w:rsidR="009E70C6" w:rsidRDefault="009E70C6" w:rsidP="009E70C6">
      <w:pPr>
        <w:ind w:left="480" w:firstLine="480"/>
        <w:jc w:val="center"/>
      </w:pPr>
      <w:r w:rsidRPr="001C7A76">
        <w:t xml:space="preserve">National Kaohsiung University of Science and Technology </w:t>
      </w:r>
      <w:hyperlink r:id="rId18" w:history="1">
        <w:r w:rsidR="00383E83" w:rsidRPr="00710931">
          <w:rPr>
            <w:rStyle w:val="ac"/>
          </w:rPr>
          <w:t>F</w:t>
        </w:r>
        <w:r w:rsidR="00383E83" w:rsidRPr="00710931">
          <w:rPr>
            <w:rStyle w:val="ac"/>
            <w:rFonts w:hint="eastAsia"/>
          </w:rPr>
          <w:t>112119106</w:t>
        </w:r>
        <w:r w:rsidR="00383E83" w:rsidRPr="00710931">
          <w:rPr>
            <w:rStyle w:val="ac"/>
          </w:rPr>
          <w:t>@nkust.edu.tw</w:t>
        </w:r>
      </w:hyperlink>
    </w:p>
    <w:p w14:paraId="75595B2F" w14:textId="77777777" w:rsidR="00A65D16" w:rsidRDefault="00A65D16" w:rsidP="00A65D16">
      <w:pPr>
        <w:ind w:left="480" w:firstLine="480"/>
        <w:jc w:val="center"/>
      </w:pPr>
    </w:p>
    <w:p w14:paraId="000C1FE6" w14:textId="77777777" w:rsidR="00A65D16" w:rsidRPr="001C7A76" w:rsidRDefault="00A65D16" w:rsidP="00A65D16">
      <w:pPr>
        <w:ind w:left="480" w:firstLine="480"/>
        <w:jc w:val="center"/>
      </w:pPr>
      <w:r>
        <w:rPr>
          <w:rFonts w:hint="eastAsia"/>
        </w:rPr>
        <w:t>Ye-</w:t>
      </w:r>
      <w:r w:rsidRPr="00A87227">
        <w:t>S</w:t>
      </w:r>
      <w:r>
        <w:rPr>
          <w:rFonts w:hint="eastAsia"/>
        </w:rPr>
        <w:t xml:space="preserve">ing </w:t>
      </w:r>
      <w:r w:rsidRPr="00D84DDA">
        <w:t>C</w:t>
      </w:r>
      <w:r>
        <w:rPr>
          <w:rFonts w:hint="eastAsia"/>
        </w:rPr>
        <w:t>hen</w:t>
      </w:r>
    </w:p>
    <w:p w14:paraId="6C307DEA" w14:textId="77777777" w:rsidR="00A65D16" w:rsidRPr="001C7A76" w:rsidRDefault="00A65D16" w:rsidP="00A65D16">
      <w:pPr>
        <w:ind w:left="480" w:firstLine="480"/>
        <w:jc w:val="center"/>
      </w:pPr>
      <w:r w:rsidRPr="001C7A76">
        <w:t>Department of Information Management</w:t>
      </w:r>
    </w:p>
    <w:p w14:paraId="1B5B5F2A" w14:textId="77777777" w:rsidR="00A65D16" w:rsidRPr="001C7A76" w:rsidRDefault="00A65D16" w:rsidP="00A65D16">
      <w:pPr>
        <w:ind w:left="480" w:firstLine="480"/>
        <w:jc w:val="center"/>
      </w:pPr>
      <w:r w:rsidRPr="001C7A76">
        <w:t>National Kaohsiung University of Science and Technology</w:t>
      </w:r>
      <w:r>
        <w:t xml:space="preserve"> </w:t>
      </w:r>
      <w:hyperlink r:id="rId19" w:history="1">
        <w:r w:rsidRPr="001C7A76">
          <w:rPr>
            <w:rStyle w:val="ac"/>
            <w:rFonts w:hint="eastAsia"/>
          </w:rPr>
          <w:t>C</w:t>
        </w:r>
        <w:r w:rsidRPr="001C7A76">
          <w:rPr>
            <w:rStyle w:val="ac"/>
          </w:rPr>
          <w:t>111118101@nkust.edu.tw</w:t>
        </w:r>
      </w:hyperlink>
    </w:p>
    <w:p w14:paraId="1B5E97C4" w14:textId="77777777" w:rsidR="00A65D16" w:rsidRPr="001C7A76" w:rsidRDefault="00A65D16" w:rsidP="00A65D16">
      <w:pPr>
        <w:ind w:firstLineChars="0" w:firstLine="0"/>
      </w:pPr>
    </w:p>
    <w:p w14:paraId="16F0F4F3" w14:textId="77777777" w:rsidR="00A65D16" w:rsidRPr="001C7A76" w:rsidRDefault="00A65D16" w:rsidP="00A65D16">
      <w:pPr>
        <w:ind w:left="480" w:firstLine="480"/>
        <w:jc w:val="center"/>
      </w:pPr>
      <w:r w:rsidRPr="001C7A76">
        <w:t>Dr. Cheng-Lung Huang</w:t>
      </w:r>
    </w:p>
    <w:p w14:paraId="34F1D157" w14:textId="77777777" w:rsidR="00A65D16" w:rsidRPr="001C7A76" w:rsidRDefault="00A65D16" w:rsidP="00A65D16">
      <w:pPr>
        <w:ind w:left="480" w:firstLine="480"/>
        <w:jc w:val="center"/>
      </w:pPr>
      <w:r w:rsidRPr="001C7A76">
        <w:t>Department of Information Management</w:t>
      </w:r>
    </w:p>
    <w:p w14:paraId="3BF8BFE3" w14:textId="77777777" w:rsidR="00A65D16" w:rsidRPr="001C7A76" w:rsidRDefault="00A65D16" w:rsidP="00A65D16">
      <w:pPr>
        <w:ind w:left="480" w:firstLine="480"/>
        <w:jc w:val="center"/>
      </w:pPr>
      <w:r w:rsidRPr="001C7A76">
        <w:t>National Kaohsiung University of Science and Technology</w:t>
      </w:r>
    </w:p>
    <w:p w14:paraId="50E633AB" w14:textId="77777777" w:rsidR="00A65D16" w:rsidRDefault="00A65D16" w:rsidP="00A65D16">
      <w:pPr>
        <w:ind w:left="480" w:firstLine="480"/>
        <w:jc w:val="center"/>
      </w:pPr>
      <w:hyperlink r:id="rId20" w:history="1">
        <w:r w:rsidRPr="003A6E86">
          <w:rPr>
            <w:rStyle w:val="ac"/>
          </w:rPr>
          <w:t>clhuang@nkust.edu.tw</w:t>
        </w:r>
      </w:hyperlink>
    </w:p>
    <w:p w14:paraId="2A58F68C" w14:textId="77777777" w:rsidR="00A65D16" w:rsidRPr="001C7A76" w:rsidRDefault="00A65D16" w:rsidP="00A65D16">
      <w:pPr>
        <w:snapToGrid w:val="0"/>
        <w:spacing w:after="60"/>
        <w:ind w:left="480" w:firstLine="480"/>
        <w:jc w:val="center"/>
        <w:rPr>
          <w:bCs/>
        </w:rPr>
      </w:pPr>
    </w:p>
    <w:p w14:paraId="31F72104" w14:textId="77777777" w:rsidR="00A65D16" w:rsidRDefault="00A65D16" w:rsidP="00A65D16">
      <w:pPr>
        <w:snapToGrid w:val="0"/>
        <w:spacing w:after="60"/>
        <w:ind w:firstLine="480"/>
        <w:jc w:val="center"/>
        <w:rPr>
          <w:bCs/>
        </w:rPr>
      </w:pPr>
      <w:r w:rsidRPr="00393C2A">
        <w:t xml:space="preserve">Dr. </w:t>
      </w:r>
      <w:r w:rsidRPr="00D1085A">
        <w:rPr>
          <w:bCs/>
        </w:rPr>
        <w:t>Hung-Yi Chang</w:t>
      </w:r>
    </w:p>
    <w:p w14:paraId="70BA6D38" w14:textId="77777777" w:rsidR="00A65D16" w:rsidRPr="00393C2A" w:rsidRDefault="00A65D16" w:rsidP="00A65D16">
      <w:pPr>
        <w:ind w:firstLine="480"/>
        <w:jc w:val="center"/>
      </w:pPr>
      <w:r w:rsidRPr="00393C2A">
        <w:t xml:space="preserve">Department of Information Management </w:t>
      </w:r>
    </w:p>
    <w:p w14:paraId="3AFCE439" w14:textId="77777777" w:rsidR="00A65D16" w:rsidRDefault="00A65D16" w:rsidP="00A65D16">
      <w:pPr>
        <w:ind w:firstLine="480"/>
        <w:jc w:val="center"/>
      </w:pPr>
      <w:r w:rsidRPr="00393C2A">
        <w:t xml:space="preserve">National Kaohsiung University of Science and Technology </w:t>
      </w:r>
    </w:p>
    <w:p w14:paraId="12CC2152" w14:textId="77777777" w:rsidR="00A65D16" w:rsidRPr="001C7A76" w:rsidRDefault="00A65D16" w:rsidP="00A65D16">
      <w:pPr>
        <w:widowControl/>
        <w:ind w:left="480" w:firstLine="480"/>
        <w:jc w:val="center"/>
      </w:pPr>
      <w:hyperlink r:id="rId21" w:history="1">
        <w:r w:rsidRPr="00020002">
          <w:rPr>
            <w:rStyle w:val="ac"/>
          </w:rPr>
          <w:t>leorean@nkust.edu.tw</w:t>
        </w:r>
      </w:hyperlink>
    </w:p>
    <w:p w14:paraId="3C270C9F" w14:textId="77777777" w:rsidR="00A65D16" w:rsidRPr="001C7A76" w:rsidRDefault="00A65D16" w:rsidP="00A65D16">
      <w:pPr>
        <w:snapToGrid w:val="0"/>
        <w:spacing w:after="60"/>
        <w:ind w:firstLineChars="0" w:firstLine="0"/>
        <w:rPr>
          <w:bCs/>
        </w:rPr>
      </w:pPr>
    </w:p>
    <w:p w14:paraId="411C14B1" w14:textId="77777777" w:rsidR="00A65D16" w:rsidRPr="00D84DDA" w:rsidRDefault="00A65D16" w:rsidP="00A65D16">
      <w:pPr>
        <w:ind w:left="480" w:firstLine="480"/>
        <w:jc w:val="center"/>
      </w:pPr>
      <w:r w:rsidRPr="001C7A76">
        <w:t>Abstract</w:t>
      </w:r>
    </w:p>
    <w:p w14:paraId="6D529779" w14:textId="77777777" w:rsidR="00A65D16" w:rsidRDefault="00A65D16" w:rsidP="00A65D16">
      <w:pPr>
        <w:snapToGrid w:val="0"/>
        <w:ind w:left="480" w:firstLine="480"/>
        <w:rPr>
          <w:kern w:val="0"/>
        </w:rPr>
      </w:pPr>
      <w:r w:rsidRPr="00D84DDA">
        <w:rPr>
          <w:kern w:val="0"/>
        </w:rPr>
        <w:t>This research designs and implements an English learning system based on LINE Bot, integrating Large Language Models (LLM), speech-to-text (Whisper), and text-to-speech (gTTS) technologies to provide an interactive English learning environment. The system is built on the Flask framework and implements three core functions: English conversation practice, word sentence construction, and read-aloud practice. The research particularly focuses on the application of Prompt Engineering in educational contexts, designing prompts that align with interactive patterns and feedback mechanisms. User feedback indicates that the system provides immediate, personalized language learning experiences, effectively lowers the barrier to learning English, and enhances English interaction abilities. This research provides an empirical case for the application of artificial intelligence in language education and offers reference value for promoting English learning.</w:t>
      </w:r>
    </w:p>
    <w:p w14:paraId="148A009C" w14:textId="77777777" w:rsidR="00A65D16" w:rsidRPr="001C7A76" w:rsidRDefault="00A65D16" w:rsidP="00A65D16">
      <w:pPr>
        <w:snapToGrid w:val="0"/>
        <w:ind w:left="480" w:firstLine="480"/>
        <w:rPr>
          <w:kern w:val="0"/>
        </w:rPr>
      </w:pPr>
    </w:p>
    <w:p w14:paraId="37DB4E24" w14:textId="11C7629C" w:rsidR="00FC3425" w:rsidRDefault="00A65D16" w:rsidP="00A65D16">
      <w:pPr>
        <w:ind w:left="480" w:firstLineChars="0" w:firstLine="0"/>
        <w:jc w:val="left"/>
        <w:rPr>
          <w:ins w:id="4" w:author="Microsoft Word" w:date="2025-04-15T23:55:00Z" w16du:dateUtc="2025-04-15T15:55:00Z"/>
          <w:kern w:val="0"/>
        </w:rPr>
        <w:sectPr w:rsidR="00FC3425" w:rsidSect="003568AA">
          <w:pgSz w:w="11906" w:h="16838"/>
          <w:pgMar w:top="1440" w:right="1800" w:bottom="1440" w:left="1701" w:header="851" w:footer="992" w:gutter="0"/>
          <w:pgNumType w:start="1"/>
          <w:cols w:space="425"/>
          <w:docGrid w:type="lines" w:linePitch="360"/>
        </w:sectPr>
      </w:pPr>
      <w:r w:rsidRPr="00D84DDA">
        <w:rPr>
          <w:kern w:val="0"/>
        </w:rPr>
        <w:t>Keywords: English Learning, LINE Bot, Large Language Models, Prompt Engineering</w:t>
      </w:r>
    </w:p>
    <w:p w14:paraId="0D4619B2" w14:textId="097071F7" w:rsidR="00503178" w:rsidRDefault="00503178" w:rsidP="009E70C6">
      <w:pPr>
        <w:ind w:left="480" w:firstLineChars="0" w:firstLine="0"/>
        <w:jc w:val="left"/>
        <w:rPr>
          <w:kern w:val="0"/>
        </w:rPr>
      </w:pPr>
    </w:p>
    <w:p w14:paraId="54D559AA" w14:textId="7B7A7A85" w:rsidR="00657484" w:rsidRPr="00370234" w:rsidRDefault="00657484" w:rsidP="00370234">
      <w:pPr>
        <w:widowControl/>
        <w:ind w:firstLineChars="0" w:firstLine="0"/>
        <w:jc w:val="left"/>
        <w:textAlignment w:val="auto"/>
        <w:rPr>
          <w:kern w:val="0"/>
        </w:rPr>
      </w:pPr>
    </w:p>
    <w:p w14:paraId="7EE7E5EB" w14:textId="5BF24629" w:rsidR="00657484" w:rsidRPr="001C7A76" w:rsidRDefault="003B204F" w:rsidP="003B204F">
      <w:pPr>
        <w:pStyle w:val="1"/>
        <w:ind w:left="246" w:right="240"/>
        <w:rPr>
          <w:rFonts w:ascii="Times New Roman" w:hAnsi="Times New Roman"/>
        </w:rPr>
      </w:pPr>
      <w:r w:rsidRPr="001C7A76">
        <w:rPr>
          <w:rFonts w:ascii="Times New Roman" w:hAnsi="Times New Roman" w:hint="eastAsia"/>
        </w:rPr>
        <w:t>導</w:t>
      </w:r>
      <w:r w:rsidR="00657484" w:rsidRPr="001C7A76">
        <w:rPr>
          <w:rFonts w:ascii="Times New Roman" w:hAnsi="Times New Roman"/>
        </w:rPr>
        <w:t>論</w:t>
      </w:r>
    </w:p>
    <w:p w14:paraId="213C1EEE" w14:textId="156210CC" w:rsidR="00657484" w:rsidRPr="003C04DE" w:rsidRDefault="00943508" w:rsidP="00210BAB">
      <w:pPr>
        <w:pStyle w:val="2"/>
      </w:pPr>
      <w:r w:rsidRPr="003C04DE">
        <w:t>研究</w:t>
      </w:r>
      <w:r w:rsidR="00657484" w:rsidRPr="003C04DE">
        <w:rPr>
          <w:rFonts w:hint="eastAsia"/>
        </w:rPr>
        <w:t>背景</w:t>
      </w:r>
    </w:p>
    <w:p w14:paraId="3D060896" w14:textId="77777777" w:rsidR="00B96E7B" w:rsidRDefault="00B96E7B" w:rsidP="00B96E7B">
      <w:pPr>
        <w:ind w:firstLineChars="177" w:firstLine="425"/>
      </w:pPr>
      <w:r>
        <w:rPr>
          <w:rFonts w:hint="eastAsia"/>
        </w:rPr>
        <w:t>全球化浪潮下，英語已確立其作為國際交流主要媒介的地位，具備英語溝通能力成為現代人必備的競爭要素。面對此發展趨勢，傳統英語教育體系雖有其價值，但存在明顯限制。學校課程與補習班等正規教學雖提供專業指導，卻往往收費昂貴，形成經濟門檻；更重要的是，這類預設的學習模式缺乏語言自然習得的環境，課堂上習得的知識難以轉化為實際溝通技能。</w:t>
      </w:r>
    </w:p>
    <w:p w14:paraId="0DF668F7" w14:textId="2B843870" w:rsidR="00267446" w:rsidRPr="001C7A76" w:rsidRDefault="00B96E7B" w:rsidP="00B96E7B">
      <w:pPr>
        <w:ind w:firstLineChars="177" w:firstLine="425"/>
      </w:pPr>
      <w:r>
        <w:rPr>
          <w:rFonts w:hint="eastAsia"/>
        </w:rPr>
        <w:t>語言學習的核心在於創造適切的使用環境。語言習得最有效的方式是透過真實情境中的反覆使用與互動，而非單純的語法規則記憶。近年來，科技發展為語言教育帶來轉機，特別是人工智慧在自然語言處理與語音辨識領域的突破性進展，為模擬真實語言環境提供了技術支持。這些創新技術為打造個人化、高參與度的語言學習平台創造了前所未有的可能性，有潛力徹底改變傳統的英語學習模式。</w:t>
      </w:r>
    </w:p>
    <w:p w14:paraId="79CB6AC1" w14:textId="399A2A2C" w:rsidR="00E90AD5" w:rsidRPr="001C7A76" w:rsidRDefault="00E90AD5" w:rsidP="00210BAB">
      <w:pPr>
        <w:pStyle w:val="2"/>
      </w:pPr>
      <w:r w:rsidRPr="001C7A76">
        <w:rPr>
          <w:rFonts w:hint="eastAsia"/>
        </w:rPr>
        <w:t>研究動機</w:t>
      </w:r>
    </w:p>
    <w:p w14:paraId="36F48307" w14:textId="77777777" w:rsidR="006B7C0F" w:rsidRDefault="006B7C0F" w:rsidP="006B7C0F">
      <w:pPr>
        <w:ind w:firstLine="480"/>
      </w:pPr>
      <w:r>
        <w:rPr>
          <w:rFonts w:hint="eastAsia"/>
        </w:rPr>
        <w:t>本研究源於對當前英語學習困境的觀察。台灣學生普遍面臨兩大英語學習障礙：「缺乏實際操練機會」與「持續學習動力不足」。傳統教學環境難以提供充分的對話練習，導致學生即使掌握語法知識，卻難以在實際情境中靈活應用。同時，由於缺乏即時回饋機制，學習過程缺乏成就感，難以維持長期學習熱忱。</w:t>
      </w:r>
    </w:p>
    <w:p w14:paraId="5D5362C8" w14:textId="77777777" w:rsidR="006B7C0F" w:rsidRDefault="006B7C0F" w:rsidP="006B7C0F">
      <w:pPr>
        <w:ind w:firstLine="480"/>
      </w:pPr>
      <w:r>
        <w:rPr>
          <w:rFonts w:hint="eastAsia"/>
        </w:rPr>
        <w:t>另一方面，智能手機與社交媒體的普及為解決上述問題提供了契機。</w:t>
      </w:r>
      <w:r>
        <w:rPr>
          <w:rFonts w:hint="eastAsia"/>
        </w:rPr>
        <w:t>LINE</w:t>
      </w:r>
      <w:r>
        <w:rPr>
          <w:rFonts w:hint="eastAsia"/>
        </w:rPr>
        <w:t>在台灣的使用普及率極高，已成為民眾日常生活的必備工具。若能將英語學習功能整合至這個熟悉的平台，將大幅降低學習的心理障礙與使用門檻。相較於需要額外下載的專業語言學習應用，基於</w:t>
      </w:r>
      <w:r>
        <w:rPr>
          <w:rFonts w:hint="eastAsia"/>
        </w:rPr>
        <w:t>LINE</w:t>
      </w:r>
      <w:r>
        <w:rPr>
          <w:rFonts w:hint="eastAsia"/>
        </w:rPr>
        <w:t>的學習系統能夠無縫融入使用者的日常生活，創造隨時可用的英語練習空間。</w:t>
      </w:r>
    </w:p>
    <w:p w14:paraId="583FF265" w14:textId="4A6C81A2" w:rsidR="00267446" w:rsidRPr="001C7A76" w:rsidRDefault="006B7C0F" w:rsidP="006B7C0F">
      <w:pPr>
        <w:ind w:firstLine="480"/>
      </w:pPr>
      <w:r>
        <w:rPr>
          <w:rFonts w:hint="eastAsia"/>
        </w:rPr>
        <w:t>此外，大型語言模型</w:t>
      </w:r>
      <w:r>
        <w:rPr>
          <w:rFonts w:hint="eastAsia"/>
        </w:rPr>
        <w:t>(LLM)</w:t>
      </w:r>
      <w:r>
        <w:rPr>
          <w:rFonts w:hint="eastAsia"/>
        </w:rPr>
        <w:t>與語音技術的進步為英語教學領域帶來革命性變化。這些技術能夠提供近似於真人互動的對話體驗與即時評估，彌補傳統教學中師資不足與個別指導有限的缺陷。結合這些技術優勢與市場需求，本研究計劃開發一款基於</w:t>
      </w:r>
      <w:r>
        <w:rPr>
          <w:rFonts w:hint="eastAsia"/>
        </w:rPr>
        <w:t>LINE</w:t>
      </w:r>
      <w:r>
        <w:rPr>
          <w:rFonts w:hint="eastAsia"/>
        </w:rPr>
        <w:t>的英語學習助手，以科技創新解決傳統英語學習的痛點。</w:t>
      </w:r>
    </w:p>
    <w:p w14:paraId="1A580CD5" w14:textId="15FCD2DD" w:rsidR="00E90AD5" w:rsidRPr="001C7A76" w:rsidRDefault="00E90AD5" w:rsidP="00210BAB">
      <w:pPr>
        <w:pStyle w:val="2"/>
      </w:pPr>
      <w:r w:rsidRPr="001C7A76">
        <w:rPr>
          <w:rFonts w:hint="eastAsia"/>
        </w:rPr>
        <w:t>研究目的</w:t>
      </w:r>
    </w:p>
    <w:p w14:paraId="419E1FE9" w14:textId="77777777" w:rsidR="006B7C0F" w:rsidRDefault="006B7C0F" w:rsidP="006B7C0F">
      <w:pPr>
        <w:ind w:firstLine="480"/>
      </w:pPr>
      <w:r>
        <w:rPr>
          <w:rFonts w:hint="eastAsia"/>
        </w:rPr>
        <w:t>本研究具體目標有三：首先，設計並實作一套基於</w:t>
      </w:r>
      <w:r>
        <w:rPr>
          <w:rFonts w:hint="eastAsia"/>
        </w:rPr>
        <w:t>LINE</w:t>
      </w:r>
      <w:r>
        <w:rPr>
          <w:rFonts w:hint="eastAsia"/>
        </w:rPr>
        <w:t>平台的英語學習系統，整合大型語言模型、語音識別與合成技術，實現三大核心功能：英語情境對話、單字應用造句與發音跟讀練習。系統將針對英語初學者的需求進行優化，確保操作直覺、回饋即時且內容適切。</w:t>
      </w:r>
    </w:p>
    <w:p w14:paraId="6A3AFBF1" w14:textId="77777777" w:rsidR="006B7C0F" w:rsidRDefault="006B7C0F" w:rsidP="006B7C0F">
      <w:pPr>
        <w:ind w:firstLine="480"/>
      </w:pPr>
      <w:r>
        <w:rPr>
          <w:rFonts w:hint="eastAsia"/>
        </w:rPr>
        <w:t>其次，探討提示工程</w:t>
      </w:r>
      <w:r>
        <w:rPr>
          <w:rFonts w:hint="eastAsia"/>
        </w:rPr>
        <w:t>(Prompt Engineering)</w:t>
      </w:r>
      <w:r>
        <w:rPr>
          <w:rFonts w:hint="eastAsia"/>
        </w:rPr>
        <w:t>在教育情境中的應用技巧，研究如何優化提示設計以引導</w:t>
      </w:r>
      <w:r>
        <w:rPr>
          <w:rFonts w:hint="eastAsia"/>
        </w:rPr>
        <w:t>AI</w:t>
      </w:r>
      <w:r>
        <w:rPr>
          <w:rFonts w:hint="eastAsia"/>
        </w:rPr>
        <w:t>生成符合教育目標的內容，包括語法難度控制、詞彙選</w:t>
      </w:r>
      <w:r>
        <w:rPr>
          <w:rFonts w:hint="eastAsia"/>
        </w:rPr>
        <w:lastRenderedPageBreak/>
        <w:t>擇適切性與回饋機制設計等關鍵要素。</w:t>
      </w:r>
    </w:p>
    <w:p w14:paraId="61A89E16" w14:textId="7DDC4611" w:rsidR="00CE284C" w:rsidRPr="001C7A76" w:rsidRDefault="006B7C0F" w:rsidP="006B7C0F">
      <w:pPr>
        <w:ind w:firstLine="480"/>
      </w:pPr>
      <w:r>
        <w:rPr>
          <w:rFonts w:hint="eastAsia"/>
        </w:rPr>
        <w:t>第三，評估系統對英語學習的實際影響，分析不同功能模組的教育效果與使用者接受度，並根據結果提出系統優化建議。本研究期望透過這一系統，降低英語學習的門檻，提供便利且高效的學習環境，同時為人工智慧在語言教育領域的應用提供參考案例。</w:t>
      </w:r>
    </w:p>
    <w:p w14:paraId="2F9BC247" w14:textId="77777777" w:rsidR="00147E2D" w:rsidRPr="001C7A76" w:rsidRDefault="00147E2D" w:rsidP="00147E2D">
      <w:pPr>
        <w:pStyle w:val="1"/>
        <w:ind w:left="246" w:right="240"/>
        <w:rPr>
          <w:rFonts w:ascii="Times New Roman" w:hAnsi="Times New Roman"/>
        </w:rPr>
      </w:pPr>
      <w:r w:rsidRPr="001C7A76">
        <w:rPr>
          <w:rFonts w:ascii="Times New Roman" w:hAnsi="Times New Roman" w:hint="eastAsia"/>
        </w:rPr>
        <w:t>文獻探討</w:t>
      </w:r>
    </w:p>
    <w:p w14:paraId="2829D1EE" w14:textId="412891CF" w:rsidR="00CC5CFC" w:rsidRPr="00CC5CFC" w:rsidRDefault="00147E2D" w:rsidP="00210BAB">
      <w:pPr>
        <w:pStyle w:val="2"/>
      </w:pPr>
      <w:r w:rsidRPr="001C7A76">
        <w:rPr>
          <w:rFonts w:hint="eastAsia"/>
        </w:rPr>
        <w:t>英語學習</w:t>
      </w:r>
    </w:p>
    <w:p w14:paraId="04532117" w14:textId="313199AC" w:rsidR="00CC5CFC" w:rsidRPr="001C7A76" w:rsidRDefault="00CC5CFC" w:rsidP="00147E2D">
      <w:pPr>
        <w:ind w:firstLine="480"/>
      </w:pPr>
      <w:r w:rsidRPr="001C7A76">
        <w:rPr>
          <w:rFonts w:hint="eastAsia"/>
        </w:rPr>
        <w:t>語言學習環境對第二語言習得具有決定性作用</w:t>
      </w:r>
      <w:r w:rsidRPr="00CC5CFC">
        <w:t>。語言習得需要有意義的目標語言互動，在這種自然交流中，學習者專注於傳達和理解信息而非語言形式本身</w:t>
      </w:r>
      <w:r w:rsidRPr="00CC5CFC">
        <w:t xml:space="preserve"> (Krashen</w:t>
      </w:r>
      <w:r>
        <w:rPr>
          <w:rFonts w:hint="eastAsia"/>
        </w:rPr>
        <w:t xml:space="preserve">, </w:t>
      </w:r>
      <w:r w:rsidRPr="00CC5CFC">
        <w:t>1985)</w:t>
      </w:r>
      <w:r w:rsidRPr="00CC5CFC">
        <w:t>。互動與輸入對語言發展具有關鍵作用</w:t>
      </w:r>
      <w:r>
        <w:rPr>
          <w:rFonts w:hint="eastAsia"/>
        </w:rPr>
        <w:t>，</w:t>
      </w:r>
      <w:r w:rsidRPr="00CC5CFC">
        <w:t>在溝通</w:t>
      </w:r>
      <w:r>
        <w:rPr>
          <w:rFonts w:hint="eastAsia"/>
        </w:rPr>
        <w:t>、對話中</w:t>
      </w:r>
      <w:r w:rsidRPr="00CC5CFC">
        <w:t>不僅</w:t>
      </w:r>
      <w:r>
        <w:rPr>
          <w:rFonts w:hint="eastAsia"/>
        </w:rPr>
        <w:t>可</w:t>
      </w:r>
      <w:r w:rsidRPr="00CC5CFC">
        <w:t>促進詞彙學習，更提供了學習者建構語法能力的重要平台。學習者可以透過有意義的對話交流和「鷹架式」</w:t>
      </w:r>
      <w:r w:rsidRPr="00CC5CFC">
        <w:t xml:space="preserve">(scaffolding) </w:t>
      </w:r>
      <w:r w:rsidRPr="00CC5CFC">
        <w:t>互動，逐步建構並掌握越來越複雜的語法表達</w:t>
      </w:r>
      <w:r w:rsidRPr="00CC5CFC">
        <w:t>(Newton</w:t>
      </w:r>
      <w:r>
        <w:rPr>
          <w:rFonts w:hint="eastAsia"/>
        </w:rPr>
        <w:t xml:space="preserve">, </w:t>
      </w:r>
      <w:r w:rsidRPr="00CC5CFC">
        <w:t>2013)</w:t>
      </w:r>
      <w:r w:rsidRPr="00CC5CFC">
        <w:t>。這種互動過程使學習者在接收可理解輸入的同時，也有機會產出語言，不僅強化了語言輸入，還能促進更自然的語言發展</w:t>
      </w:r>
      <w:r>
        <w:rPr>
          <w:rFonts w:hint="eastAsia"/>
        </w:rPr>
        <w:t>。</w:t>
      </w:r>
    </w:p>
    <w:p w14:paraId="1FB971EF" w14:textId="77777777" w:rsidR="00147E2D" w:rsidRPr="001C7A76" w:rsidRDefault="00147E2D" w:rsidP="00210BAB">
      <w:pPr>
        <w:pStyle w:val="2"/>
      </w:pPr>
      <w:r w:rsidRPr="001C7A76">
        <w:rPr>
          <w:rFonts w:hint="eastAsia"/>
        </w:rPr>
        <w:t xml:space="preserve">Whisper </w:t>
      </w:r>
      <w:r w:rsidRPr="001C7A76">
        <w:rPr>
          <w:rFonts w:hint="eastAsia"/>
        </w:rPr>
        <w:t>語音識別技術</w:t>
      </w:r>
    </w:p>
    <w:p w14:paraId="4A6F4C26" w14:textId="77777777" w:rsidR="009B2D48" w:rsidRDefault="009B2D48" w:rsidP="009B2D48">
      <w:pPr>
        <w:ind w:firstLine="480"/>
      </w:pPr>
      <w:r>
        <w:rPr>
          <w:rFonts w:hint="eastAsia"/>
        </w:rPr>
        <w:t xml:space="preserve">Whisper </w:t>
      </w:r>
      <w:r>
        <w:rPr>
          <w:rFonts w:hint="eastAsia"/>
        </w:rPr>
        <w:t>作為</w:t>
      </w:r>
      <w:r>
        <w:rPr>
          <w:rFonts w:hint="eastAsia"/>
        </w:rPr>
        <w:t xml:space="preserve"> OpenAI </w:t>
      </w:r>
      <w:r>
        <w:rPr>
          <w:rFonts w:hint="eastAsia"/>
        </w:rPr>
        <w:t>在</w:t>
      </w:r>
      <w:r>
        <w:rPr>
          <w:rFonts w:hint="eastAsia"/>
        </w:rPr>
        <w:t xml:space="preserve"> 2022 </w:t>
      </w:r>
      <w:r>
        <w:rPr>
          <w:rFonts w:hint="eastAsia"/>
        </w:rPr>
        <w:t>年發表的尖端語音識別系統，標誌著語音轉文字領域的技術創新（</w:t>
      </w:r>
      <w:r>
        <w:rPr>
          <w:rFonts w:hint="eastAsia"/>
        </w:rPr>
        <w:t>Radford et al., 2022</w:t>
      </w:r>
      <w:r>
        <w:rPr>
          <w:rFonts w:hint="eastAsia"/>
        </w:rPr>
        <w:t>）。此模型採用大規模監督式學習策略，處理超過</w:t>
      </w:r>
      <w:r>
        <w:rPr>
          <w:rFonts w:hint="eastAsia"/>
        </w:rPr>
        <w:t xml:space="preserve"> 68 </w:t>
      </w:r>
      <w:r>
        <w:rPr>
          <w:rFonts w:hint="eastAsia"/>
        </w:rPr>
        <w:t>萬小時的多語言音訊資料，展現卓越的跨語言辨識能力與抗干擾性。從技術架構來看，</w:t>
      </w:r>
      <w:r>
        <w:rPr>
          <w:rFonts w:hint="eastAsia"/>
        </w:rPr>
        <w:t xml:space="preserve">Whisper </w:t>
      </w:r>
      <w:r>
        <w:rPr>
          <w:rFonts w:hint="eastAsia"/>
        </w:rPr>
        <w:t>採用</w:t>
      </w:r>
      <w:r>
        <w:rPr>
          <w:rFonts w:hint="eastAsia"/>
        </w:rPr>
        <w:t xml:space="preserve"> encoder-decoder </w:t>
      </w:r>
      <w:r>
        <w:rPr>
          <w:rFonts w:hint="eastAsia"/>
        </w:rPr>
        <w:t>設計理念，能妥善處理多種口音與環境噪音下的語音輸入，產出高精確度的文字轉譯。</w:t>
      </w:r>
    </w:p>
    <w:p w14:paraId="136B494B" w14:textId="054CF0BA" w:rsidR="00C359F0" w:rsidRPr="001C7A76" w:rsidRDefault="009B2D48" w:rsidP="009B2D48">
      <w:pPr>
        <w:ind w:firstLine="480"/>
      </w:pPr>
      <w:r>
        <w:rPr>
          <w:rFonts w:hint="eastAsia"/>
        </w:rPr>
        <w:t>在實際應用中，</w:t>
      </w:r>
      <w:r>
        <w:rPr>
          <w:rFonts w:hint="eastAsia"/>
        </w:rPr>
        <w:t xml:space="preserve">Whisper </w:t>
      </w:r>
      <w:r>
        <w:rPr>
          <w:rFonts w:hint="eastAsia"/>
        </w:rPr>
        <w:t>面對環境噪音、聲音回響、速度變化與音調起伏等複雜聲學條件時表現穩定，即使在高干擾環境下，識別準確率仍維持在</w:t>
      </w:r>
      <w:r>
        <w:rPr>
          <w:rFonts w:hint="eastAsia"/>
        </w:rPr>
        <w:t xml:space="preserve"> 85% </w:t>
      </w:r>
      <w:r>
        <w:rPr>
          <w:rFonts w:hint="eastAsia"/>
        </w:rPr>
        <w:t>以上，明顯優於其他市場解決方案。</w:t>
      </w:r>
      <w:r>
        <w:rPr>
          <w:rFonts w:hint="eastAsia"/>
        </w:rPr>
        <w:t xml:space="preserve">Katkov (2024) </w:t>
      </w:r>
      <w:r>
        <w:rPr>
          <w:rFonts w:hint="eastAsia"/>
        </w:rPr>
        <w:t>特別強調，</w:t>
      </w:r>
      <w:r>
        <w:rPr>
          <w:rFonts w:hint="eastAsia"/>
        </w:rPr>
        <w:t xml:space="preserve">Whisper </w:t>
      </w:r>
      <w:r>
        <w:rPr>
          <w:rFonts w:hint="eastAsia"/>
        </w:rPr>
        <w:t>抵抗噪音干擾的穩定表現使其特別適合實境應用，為各種聲學環境的語音辨識提供了更為可靠的技術方案。</w:t>
      </w:r>
    </w:p>
    <w:p w14:paraId="4146FED1" w14:textId="36B58302" w:rsidR="00147E2D" w:rsidRPr="001C7A76" w:rsidRDefault="00147E2D" w:rsidP="00210BAB">
      <w:pPr>
        <w:pStyle w:val="2"/>
      </w:pPr>
      <w:r w:rsidRPr="001C7A76">
        <w:rPr>
          <w:rFonts w:hint="eastAsia"/>
        </w:rPr>
        <w:t>提示工程</w:t>
      </w:r>
      <w:r w:rsidR="00EE7067" w:rsidRPr="001C7A76">
        <w:rPr>
          <w:rFonts w:hint="eastAsia"/>
        </w:rPr>
        <w:t xml:space="preserve"> </w:t>
      </w:r>
      <w:r w:rsidRPr="001C7A76">
        <w:rPr>
          <w:rFonts w:hint="eastAsia"/>
        </w:rPr>
        <w:t>(Prompt Engineering)</w:t>
      </w:r>
    </w:p>
    <w:p w14:paraId="0EFFBA37" w14:textId="7045E813" w:rsidR="00D345F9" w:rsidRDefault="00147E2D" w:rsidP="00E3424B">
      <w:pPr>
        <w:ind w:firstLine="480"/>
      </w:pPr>
      <w:r w:rsidRPr="001C7A76">
        <w:rPr>
          <w:rFonts w:hint="eastAsia"/>
        </w:rPr>
        <w:t>提示工程</w:t>
      </w:r>
      <w:r w:rsidRPr="001C7A76">
        <w:rPr>
          <w:rFonts w:hint="eastAsia"/>
        </w:rPr>
        <w:t>(Prompt Engineering)</w:t>
      </w:r>
      <w:r w:rsidRPr="001C7A76">
        <w:rPr>
          <w:rFonts w:hint="eastAsia"/>
        </w:rPr>
        <w:t>是優化與大型語言模型互動的關鍵技術，已成為</w:t>
      </w:r>
      <w:r w:rsidRPr="001C7A76">
        <w:rPr>
          <w:rFonts w:hint="eastAsia"/>
        </w:rPr>
        <w:t>AI</w:t>
      </w:r>
      <w:r w:rsidRPr="001C7A76">
        <w:rPr>
          <w:rFonts w:hint="eastAsia"/>
        </w:rPr>
        <w:t>應用的重要環節。</w:t>
      </w:r>
      <w:r w:rsidR="00E3424B" w:rsidRPr="00E3424B">
        <w:t>提示工程可被理解為設計和優化輸入提示的系統性過程，目的是引導</w:t>
      </w:r>
      <w:r w:rsidR="00E3424B" w:rsidRPr="00E3424B">
        <w:t>AI</w:t>
      </w:r>
      <w:r w:rsidR="00E3424B" w:rsidRPr="00E3424B">
        <w:t>模型生成符合特定需求的輸出。提示技術如思維鏈提示通過引導模型展示推理過程，能顯著提高複雜任務的解決質量</w:t>
      </w:r>
      <w:r w:rsidR="00E3424B" w:rsidRPr="00E3424B">
        <w:t>(Wei</w:t>
      </w:r>
      <w:r w:rsidR="00E3424B">
        <w:rPr>
          <w:rFonts w:hint="eastAsia"/>
        </w:rPr>
        <w:t xml:space="preserve">, </w:t>
      </w:r>
      <w:r w:rsidR="00E3424B" w:rsidRPr="00E3424B">
        <w:t>2022)</w:t>
      </w:r>
      <w:r w:rsidR="00E3424B" w:rsidRPr="00E3424B">
        <w:t>。系統性地綜述了各種提示方法，包括零樣本提示、少樣本提示等技術。有效的提示設計通常包含清晰的指令、適當的上下文、演示範例和輸出格式要求，這些元素共同作用，能使模型產生更加準確、相關且符合預期的回應</w:t>
      </w:r>
      <w:r w:rsidR="00E3424B" w:rsidRPr="00E3424B">
        <w:t>(Liu</w:t>
      </w:r>
      <w:r w:rsidR="00E3424B">
        <w:rPr>
          <w:rFonts w:hint="eastAsia"/>
        </w:rPr>
        <w:t xml:space="preserve">, </w:t>
      </w:r>
      <w:r w:rsidR="00E3424B" w:rsidRPr="00E3424B">
        <w:t>2023)</w:t>
      </w:r>
      <w:r w:rsidR="00E3424B" w:rsidRPr="00E3424B">
        <w:t>。</w:t>
      </w:r>
    </w:p>
    <w:p w14:paraId="46F5E9AC" w14:textId="77777777" w:rsidR="00A74097" w:rsidRPr="001C7A76" w:rsidRDefault="00C42DAB" w:rsidP="00B50D85">
      <w:pPr>
        <w:pStyle w:val="1"/>
        <w:ind w:left="246" w:right="240"/>
        <w:rPr>
          <w:rFonts w:ascii="Times New Roman" w:hAnsi="Times New Roman"/>
        </w:rPr>
      </w:pPr>
      <w:r w:rsidRPr="001C7A76">
        <w:rPr>
          <w:rFonts w:ascii="Times New Roman" w:hAnsi="Times New Roman" w:hint="eastAsia"/>
        </w:rPr>
        <w:lastRenderedPageBreak/>
        <w:t>系統設計與開發</w:t>
      </w:r>
    </w:p>
    <w:p w14:paraId="31D2F4D3" w14:textId="7271A38C" w:rsidR="00D345F9" w:rsidRPr="001C7A76" w:rsidRDefault="00773095" w:rsidP="00210BAB">
      <w:pPr>
        <w:pStyle w:val="2"/>
      </w:pPr>
      <w:r w:rsidRPr="001C7A76">
        <w:rPr>
          <w:rFonts w:hint="eastAsia"/>
        </w:rPr>
        <w:t>系統架構</w:t>
      </w:r>
    </w:p>
    <w:p w14:paraId="5B90F201" w14:textId="5FDBC5A9" w:rsidR="00232F9E" w:rsidRPr="001C7A76" w:rsidRDefault="003306E4" w:rsidP="001D6130">
      <w:pPr>
        <w:ind w:firstLine="560"/>
      </w:pPr>
      <w:r w:rsidRPr="001C7A76">
        <w:rPr>
          <w:noProof/>
          <w:kern w:val="0"/>
          <w:sz w:val="28"/>
          <w:szCs w:val="28"/>
        </w:rPr>
        <w:drawing>
          <wp:anchor distT="0" distB="0" distL="114300" distR="114300" simplePos="0" relativeHeight="251658240" behindDoc="0" locked="0" layoutInCell="1" allowOverlap="1" wp14:anchorId="5CF2CE7C" wp14:editId="36D66F83">
            <wp:simplePos x="0" y="0"/>
            <wp:positionH relativeFrom="column">
              <wp:posOffset>1061085</wp:posOffset>
            </wp:positionH>
            <wp:positionV relativeFrom="page">
              <wp:posOffset>2880360</wp:posOffset>
            </wp:positionV>
            <wp:extent cx="3558540" cy="2015490"/>
            <wp:effectExtent l="0" t="0" r="3810" b="3810"/>
            <wp:wrapTopAndBottom/>
            <wp:docPr id="181190765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07652" name="圖片 18119076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58540" cy="2015490"/>
                    </a:xfrm>
                    <a:prstGeom prst="rect">
                      <a:avLst/>
                    </a:prstGeom>
                  </pic:spPr>
                </pic:pic>
              </a:graphicData>
            </a:graphic>
            <wp14:sizeRelH relativeFrom="margin">
              <wp14:pctWidth>0</wp14:pctWidth>
            </wp14:sizeRelH>
            <wp14:sizeRelV relativeFrom="margin">
              <wp14:pctHeight>0</wp14:pctHeight>
            </wp14:sizeRelV>
          </wp:anchor>
        </w:drawing>
      </w:r>
      <w:r w:rsidR="0055192A" w:rsidRPr="001C7A76">
        <w:rPr>
          <w:rFonts w:hint="eastAsia"/>
        </w:rPr>
        <w:t>本研究設計的基於</w:t>
      </w:r>
      <w:r w:rsidR="0055192A" w:rsidRPr="001C7A76">
        <w:rPr>
          <w:rFonts w:hint="eastAsia"/>
        </w:rPr>
        <w:t xml:space="preserve"> LINE Bot </w:t>
      </w:r>
      <w:r w:rsidR="0055192A" w:rsidRPr="001C7A76">
        <w:rPr>
          <w:rFonts w:hint="eastAsia"/>
        </w:rPr>
        <w:t>的英語學習系統，包括架構、核心功能與設計理念。本系統整合大型語言模型（</w:t>
      </w:r>
      <w:r w:rsidR="0055192A" w:rsidRPr="001C7A76">
        <w:rPr>
          <w:rFonts w:hint="eastAsia"/>
        </w:rPr>
        <w:t>LLM, Large Language Model</w:t>
      </w:r>
      <w:r w:rsidR="0055192A" w:rsidRPr="001C7A76">
        <w:rPr>
          <w:rFonts w:hint="eastAsia"/>
        </w:rPr>
        <w:t>）</w:t>
      </w:r>
      <w:r w:rsidR="0055192A" w:rsidRPr="001C7A76">
        <w:rPr>
          <w:rFonts w:hint="eastAsia"/>
        </w:rPr>
        <w:t>API</w:t>
      </w:r>
      <w:r w:rsidR="0055192A" w:rsidRPr="001C7A76">
        <w:rPr>
          <w:rFonts w:hint="eastAsia"/>
        </w:rPr>
        <w:t>，利用外部服務提供的自然語言處理能力，為</w:t>
      </w:r>
      <w:r w:rsidR="00687F96" w:rsidRPr="001C7A76">
        <w:rPr>
          <w:rFonts w:hint="eastAsia"/>
        </w:rPr>
        <w:t>初學者</w:t>
      </w:r>
      <w:r w:rsidR="0055192A" w:rsidRPr="001C7A76">
        <w:rPr>
          <w:rFonts w:hint="eastAsia"/>
        </w:rPr>
        <w:t>提供多元且互動式的英語學習體驗，本系統主要由以下五大核心組件構成：</w:t>
      </w:r>
    </w:p>
    <w:p w14:paraId="371ED749" w14:textId="6C4A0131" w:rsidR="00232F9E" w:rsidRPr="001C7A76" w:rsidRDefault="00232F9E" w:rsidP="00232F9E">
      <w:pPr>
        <w:ind w:firstLine="480"/>
      </w:pPr>
      <w:r w:rsidRPr="001C7A76">
        <w:rPr>
          <w:rFonts w:hint="eastAsia"/>
        </w:rPr>
        <w:t>圖</w:t>
      </w:r>
      <w:r w:rsidRPr="001C7A76">
        <w:rPr>
          <w:rFonts w:hint="eastAsia"/>
        </w:rPr>
        <w:t>1</w:t>
      </w:r>
      <w:r w:rsidRPr="001C7A76">
        <w:rPr>
          <w:rFonts w:hint="eastAsia"/>
        </w:rPr>
        <w:t>：本研究</w:t>
      </w:r>
      <w:r w:rsidR="00CF30A2">
        <w:rPr>
          <w:rFonts w:hint="eastAsia"/>
        </w:rPr>
        <w:t>系統</w:t>
      </w:r>
      <w:r w:rsidRPr="001C7A76">
        <w:rPr>
          <w:rFonts w:hint="eastAsia"/>
        </w:rPr>
        <w:t>架構圖</w:t>
      </w:r>
    </w:p>
    <w:p w14:paraId="5B569DAD" w14:textId="02FC43BF" w:rsidR="00ED02A0" w:rsidRPr="001C7A76" w:rsidRDefault="00ED02A0" w:rsidP="00A34C96">
      <w:pPr>
        <w:pStyle w:val="3"/>
        <w:numPr>
          <w:ilvl w:val="0"/>
          <w:numId w:val="22"/>
        </w:numPr>
      </w:pPr>
      <w:r w:rsidRPr="001C7A76">
        <w:rPr>
          <w:rFonts w:hint="eastAsia"/>
        </w:rPr>
        <w:t>前端（</w:t>
      </w:r>
      <w:r w:rsidRPr="001C7A76">
        <w:rPr>
          <w:rFonts w:hint="eastAsia"/>
        </w:rPr>
        <w:t>User Interface</w:t>
      </w:r>
      <w:r w:rsidRPr="001C7A76">
        <w:rPr>
          <w:rFonts w:hint="eastAsia"/>
        </w:rPr>
        <w:t>）</w:t>
      </w:r>
    </w:p>
    <w:p w14:paraId="24EBCF64" w14:textId="2CC4EF25" w:rsidR="00ED02A0" w:rsidRPr="001C7A76" w:rsidRDefault="00ED02A0" w:rsidP="00367927">
      <w:pPr>
        <w:pStyle w:val="af0"/>
        <w:ind w:firstLine="480"/>
        <w:jc w:val="both"/>
      </w:pPr>
      <w:r w:rsidRPr="001C7A76">
        <w:rPr>
          <w:rFonts w:hint="eastAsia"/>
        </w:rPr>
        <w:t>前端基於</w:t>
      </w:r>
      <w:r w:rsidRPr="001C7A76">
        <w:rPr>
          <w:rFonts w:hint="eastAsia"/>
        </w:rPr>
        <w:t>LINE</w:t>
      </w:r>
      <w:r w:rsidRPr="001C7A76">
        <w:rPr>
          <w:rFonts w:hint="eastAsia"/>
        </w:rPr>
        <w:t>平台設計，免除額外安裝應用程式的需求。核心為標準的</w:t>
      </w:r>
      <w:r w:rsidRPr="001C7A76">
        <w:rPr>
          <w:rFonts w:hint="eastAsia"/>
        </w:rPr>
        <w:t>LINE</w:t>
      </w:r>
      <w:r w:rsidRPr="001C7A76">
        <w:rPr>
          <w:rFonts w:hint="eastAsia"/>
        </w:rPr>
        <w:t>聊天介面，提供直覺的使用體驗，並支援文字輸入功能，讓學習者能直接輸入英文進行練習。系統還整合了語音訊息功能，支援語音輸入與播放，創造</w:t>
      </w:r>
      <w:r w:rsidR="00317AA6">
        <w:rPr>
          <w:rFonts w:hint="eastAsia"/>
        </w:rPr>
        <w:t>有效</w:t>
      </w:r>
      <w:r w:rsidRPr="001C7A76">
        <w:rPr>
          <w:rFonts w:hint="eastAsia"/>
        </w:rPr>
        <w:t>口說練習環境。透過文字與語音回應並行呈現，系統</w:t>
      </w:r>
      <w:r w:rsidR="00317AA6">
        <w:rPr>
          <w:rFonts w:hint="eastAsia"/>
        </w:rPr>
        <w:t>提供</w:t>
      </w:r>
      <w:r w:rsidRPr="001C7A76">
        <w:rPr>
          <w:rFonts w:hint="eastAsia"/>
        </w:rPr>
        <w:t>整體學習</w:t>
      </w:r>
      <w:r w:rsidR="003137F1">
        <w:rPr>
          <w:rFonts w:hint="eastAsia"/>
        </w:rPr>
        <w:t>的</w:t>
      </w:r>
      <w:r w:rsidRPr="001C7A76">
        <w:rPr>
          <w:rFonts w:hint="eastAsia"/>
        </w:rPr>
        <w:t>體驗。</w:t>
      </w:r>
    </w:p>
    <w:p w14:paraId="057FE521" w14:textId="308214EA" w:rsidR="00ED02A0" w:rsidRPr="001C7A76" w:rsidRDefault="00ED02A0" w:rsidP="00367927">
      <w:pPr>
        <w:ind w:firstLine="480"/>
      </w:pPr>
      <w:r w:rsidRPr="001C7A76">
        <w:rPr>
          <w:rFonts w:hint="eastAsia"/>
        </w:rPr>
        <w:t>前端另一重要元素是客製化設計的圖文選單，位於</w:t>
      </w:r>
      <w:r w:rsidRPr="001C7A76">
        <w:rPr>
          <w:rFonts w:hint="eastAsia"/>
        </w:rPr>
        <w:t>LINE</w:t>
      </w:r>
      <w:r w:rsidRPr="001C7A76">
        <w:rPr>
          <w:rFonts w:hint="eastAsia"/>
        </w:rPr>
        <w:t>聊天界面底部，快速選擇學習模式的按鈕（如對話練習、單字造句、跟讀練習），有效降低操作複雜度，特別適合</w:t>
      </w:r>
      <w:r w:rsidR="00687F96" w:rsidRPr="001C7A76">
        <w:rPr>
          <w:rFonts w:hint="eastAsia"/>
        </w:rPr>
        <w:t>初學者</w:t>
      </w:r>
      <w:r w:rsidRPr="001C7A76">
        <w:rPr>
          <w:rFonts w:hint="eastAsia"/>
        </w:rPr>
        <w:t>。這種視覺化的功能入口增強了整體使用體驗，確保</w:t>
      </w:r>
      <w:r w:rsidR="00687F96" w:rsidRPr="001C7A76">
        <w:rPr>
          <w:rFonts w:hint="eastAsia"/>
        </w:rPr>
        <w:t>初學者</w:t>
      </w:r>
      <w:r w:rsidRPr="001C7A76">
        <w:rPr>
          <w:rFonts w:hint="eastAsia"/>
        </w:rPr>
        <w:t>能夠輕鬆使用，專注於英語學習而非操作介面。</w:t>
      </w:r>
    </w:p>
    <w:p w14:paraId="1685E680" w14:textId="5560B3A0" w:rsidR="00ED02A0" w:rsidRPr="001C7A76" w:rsidRDefault="00ED02A0" w:rsidP="00A34C96">
      <w:pPr>
        <w:pStyle w:val="3"/>
        <w:numPr>
          <w:ilvl w:val="0"/>
          <w:numId w:val="22"/>
        </w:numPr>
      </w:pPr>
      <w:r w:rsidRPr="001C7A76">
        <w:rPr>
          <w:rFonts w:hint="eastAsia"/>
        </w:rPr>
        <w:t>後端應用模組（</w:t>
      </w:r>
      <w:r w:rsidRPr="001C7A76">
        <w:rPr>
          <w:rFonts w:hint="eastAsia"/>
        </w:rPr>
        <w:t>Application Module</w:t>
      </w:r>
      <w:r w:rsidRPr="001C7A76">
        <w:rPr>
          <w:rFonts w:hint="eastAsia"/>
        </w:rPr>
        <w:t>）</w:t>
      </w:r>
    </w:p>
    <w:p w14:paraId="084A4D9F" w14:textId="15193AAD" w:rsidR="00124C45" w:rsidRDefault="00124C45" w:rsidP="00E9762A">
      <w:pPr>
        <w:ind w:firstLine="480"/>
      </w:pPr>
      <w:r>
        <w:rPr>
          <w:rFonts w:hint="eastAsia"/>
        </w:rPr>
        <w:t>應用控制層作為系統中樞，統籌處理所有前端請求。它首先透過</w:t>
      </w:r>
      <w:r>
        <w:rPr>
          <w:rFonts w:hint="eastAsia"/>
        </w:rPr>
        <w:t>LINE Messaging API</w:t>
      </w:r>
      <w:r>
        <w:rPr>
          <w:rFonts w:hint="eastAsia"/>
        </w:rPr>
        <w:t>建立與</w:t>
      </w:r>
      <w:r>
        <w:rPr>
          <w:rFonts w:hint="eastAsia"/>
        </w:rPr>
        <w:t>LINE</w:t>
      </w:r>
      <w:r>
        <w:rPr>
          <w:rFonts w:hint="eastAsia"/>
        </w:rPr>
        <w:t>服務的連接，接收使用者傳送的文字及聲音訊息，同時負責回傳系統反饋至</w:t>
      </w:r>
      <w:r>
        <w:rPr>
          <w:rFonts w:hint="eastAsia"/>
        </w:rPr>
        <w:t>LINE</w:t>
      </w:r>
      <w:r>
        <w:rPr>
          <w:rFonts w:hint="eastAsia"/>
        </w:rPr>
        <w:t>平台，並管理圖文選單配置。</w:t>
      </w:r>
    </w:p>
    <w:p w14:paraId="7DAB1A07" w14:textId="2F62E752" w:rsidR="00ED02A0" w:rsidRPr="001C7A76" w:rsidRDefault="00124C45" w:rsidP="00124C45">
      <w:pPr>
        <w:ind w:firstLine="480"/>
      </w:pPr>
      <w:r>
        <w:rPr>
          <w:rFonts w:hint="eastAsia"/>
        </w:rPr>
        <w:t>技術實作上採用</w:t>
      </w:r>
      <w:r>
        <w:rPr>
          <w:rFonts w:hint="eastAsia"/>
        </w:rPr>
        <w:t>Flask</w:t>
      </w:r>
      <w:r>
        <w:rPr>
          <w:rFonts w:hint="eastAsia"/>
        </w:rPr>
        <w:t>框架建立輕量網路應用環境，開發</w:t>
      </w:r>
      <w:r>
        <w:rPr>
          <w:rFonts w:hint="eastAsia"/>
        </w:rPr>
        <w:t>Webhook</w:t>
      </w:r>
      <w:r>
        <w:rPr>
          <w:rFonts w:hint="eastAsia"/>
        </w:rPr>
        <w:t>接收點處理來自</w:t>
      </w:r>
      <w:r>
        <w:rPr>
          <w:rFonts w:hint="eastAsia"/>
        </w:rPr>
        <w:t>LINE</w:t>
      </w:r>
      <w:r>
        <w:rPr>
          <w:rFonts w:hint="eastAsia"/>
        </w:rPr>
        <w:t>的通知事件，並負責路由分配與協調後端各模組。為便於開發測試，我們使用</w:t>
      </w:r>
      <w:r>
        <w:rPr>
          <w:rFonts w:hint="eastAsia"/>
        </w:rPr>
        <w:t>ngrok</w:t>
      </w:r>
      <w:r>
        <w:rPr>
          <w:rFonts w:hint="eastAsia"/>
        </w:rPr>
        <w:t>工具將本地伺服器安全地連接至公開網路，提供</w:t>
      </w:r>
      <w:r>
        <w:rPr>
          <w:rFonts w:hint="eastAsia"/>
        </w:rPr>
        <w:t>HTTPS</w:t>
      </w:r>
      <w:r>
        <w:rPr>
          <w:rFonts w:hint="eastAsia"/>
        </w:rPr>
        <w:t>端點給</w:t>
      </w:r>
      <w:r>
        <w:rPr>
          <w:rFonts w:hint="eastAsia"/>
        </w:rPr>
        <w:t>LINE Webhook</w:t>
      </w:r>
      <w:r>
        <w:rPr>
          <w:rFonts w:hint="eastAsia"/>
        </w:rPr>
        <w:t>，實現即時互動測試，並記錄</w:t>
      </w:r>
      <w:r>
        <w:rPr>
          <w:rFonts w:hint="eastAsia"/>
        </w:rPr>
        <w:t>HTTP</w:t>
      </w:r>
      <w:r>
        <w:rPr>
          <w:rFonts w:hint="eastAsia"/>
        </w:rPr>
        <w:t>通訊以助除錯。應用層透過精心設計的界面與其他模組互通，確保系統維護性與未來擴充可能</w:t>
      </w:r>
      <w:r w:rsidR="00ED02A0" w:rsidRPr="001C7A76">
        <w:rPr>
          <w:rFonts w:hint="eastAsia"/>
        </w:rPr>
        <w:t>。</w:t>
      </w:r>
    </w:p>
    <w:p w14:paraId="70376F50" w14:textId="32906795" w:rsidR="00ED02A0" w:rsidRPr="001C7A76" w:rsidRDefault="00ED02A0" w:rsidP="00A34C96">
      <w:pPr>
        <w:pStyle w:val="3"/>
        <w:numPr>
          <w:ilvl w:val="0"/>
          <w:numId w:val="22"/>
        </w:numPr>
      </w:pPr>
      <w:r w:rsidRPr="001C7A76">
        <w:rPr>
          <w:rFonts w:hint="eastAsia"/>
        </w:rPr>
        <w:t>後端服務模組（</w:t>
      </w:r>
      <w:r w:rsidRPr="001C7A76">
        <w:rPr>
          <w:rFonts w:hint="eastAsia"/>
        </w:rPr>
        <w:t>Service Module</w:t>
      </w:r>
      <w:r w:rsidRPr="001C7A76">
        <w:rPr>
          <w:rFonts w:hint="eastAsia"/>
        </w:rPr>
        <w:t>）</w:t>
      </w:r>
    </w:p>
    <w:p w14:paraId="23EB83C7" w14:textId="3554C292" w:rsidR="00577E0D" w:rsidRDefault="00577E0D" w:rsidP="00577E0D">
      <w:pPr>
        <w:ind w:firstLine="480"/>
      </w:pPr>
      <w:r>
        <w:rPr>
          <w:rFonts w:hint="eastAsia"/>
        </w:rPr>
        <w:t>此層融合了多項人工智能與語音技術工具。我們運用</w:t>
      </w:r>
      <w:r>
        <w:rPr>
          <w:rFonts w:hint="eastAsia"/>
        </w:rPr>
        <w:t>GPT-3.5</w:t>
      </w:r>
      <w:r>
        <w:rPr>
          <w:rFonts w:hint="eastAsia"/>
        </w:rPr>
        <w:t>語言模型處理核心語言功能，它能編織自然流暢的英文對話，指出學習者的文法誤差，提出改進建議，並針對初學者程度設計淺顯易懂的例句和解說。系統還能解析學習者的英文表達內容，給予客製化指導。</w:t>
      </w:r>
    </w:p>
    <w:p w14:paraId="1D70DB69" w14:textId="39C4D752" w:rsidR="00577E0D" w:rsidRPr="00577E0D" w:rsidRDefault="00577E0D" w:rsidP="00577E0D">
      <w:pPr>
        <w:ind w:firstLine="480"/>
      </w:pPr>
      <w:r>
        <w:rPr>
          <w:rFonts w:hint="eastAsia"/>
        </w:rPr>
        <w:t>聲音處理技術採取雙向設計：輸入端使用</w:t>
      </w:r>
      <w:r>
        <w:rPr>
          <w:rFonts w:hint="eastAsia"/>
        </w:rPr>
        <w:t>Whisper</w:t>
      </w:r>
      <w:r>
        <w:rPr>
          <w:rFonts w:hint="eastAsia"/>
        </w:rPr>
        <w:t>技術將學習者的口語轉成文字，此工具能辨識各種口音變化，為說話練習建立基礎，並精確捕捉發音特性；輸出端則採用</w:t>
      </w:r>
      <w:r>
        <w:rPr>
          <w:rFonts w:hint="eastAsia"/>
        </w:rPr>
        <w:t>Google</w:t>
      </w:r>
      <w:r>
        <w:rPr>
          <w:rFonts w:hint="eastAsia"/>
        </w:rPr>
        <w:t>的</w:t>
      </w:r>
      <w:r>
        <w:rPr>
          <w:rFonts w:hint="eastAsia"/>
        </w:rPr>
        <w:t>gTTS</w:t>
      </w:r>
      <w:r>
        <w:rPr>
          <w:rFonts w:hint="eastAsia"/>
        </w:rPr>
        <w:t>工具，將系統回應轉為標準英語語音，使用者可依需求調整語速，創造適合各階段學習者的聆聽體驗。</w:t>
      </w:r>
    </w:p>
    <w:p w14:paraId="0220D33B" w14:textId="4F854A51" w:rsidR="00ED02A0" w:rsidRPr="001C7A76" w:rsidRDefault="00577E0D" w:rsidP="00577E0D">
      <w:pPr>
        <w:ind w:firstLine="480"/>
      </w:pPr>
      <w:r>
        <w:rPr>
          <w:rFonts w:hint="eastAsia"/>
        </w:rPr>
        <w:t>技術架構上，我們選擇</w:t>
      </w:r>
      <w:r>
        <w:rPr>
          <w:rFonts w:hint="eastAsia"/>
        </w:rPr>
        <w:t>API</w:t>
      </w:r>
      <w:r>
        <w:rPr>
          <w:rFonts w:hint="eastAsia"/>
        </w:rPr>
        <w:t>串接方式而非自建模型，讓系統能靈活調動最合適的技術資源，應對不同學習情境的需求。這種外部服務導向的設計既降低了開</w:t>
      </w:r>
      <w:r>
        <w:rPr>
          <w:rFonts w:hint="eastAsia"/>
        </w:rPr>
        <w:lastRenderedPageBreak/>
        <w:t>發負擔，也提高了系統的彈性與更新便利性。</w:t>
      </w:r>
    </w:p>
    <w:p w14:paraId="77FA759A" w14:textId="04F64BF3" w:rsidR="00ED02A0" w:rsidRPr="001C7A76" w:rsidRDefault="00ED02A0" w:rsidP="00A34C96">
      <w:pPr>
        <w:pStyle w:val="3"/>
        <w:numPr>
          <w:ilvl w:val="0"/>
          <w:numId w:val="22"/>
        </w:numPr>
      </w:pPr>
      <w:r w:rsidRPr="001C7A76">
        <w:rPr>
          <w:rFonts w:hint="eastAsia"/>
        </w:rPr>
        <w:t>資料處理與提示工程（</w:t>
      </w:r>
      <w:r w:rsidRPr="001C7A76">
        <w:rPr>
          <w:rFonts w:hint="eastAsia"/>
        </w:rPr>
        <w:t>Data Processing &amp; Prompt Engineering</w:t>
      </w:r>
      <w:r w:rsidRPr="001C7A76">
        <w:rPr>
          <w:rFonts w:hint="eastAsia"/>
        </w:rPr>
        <w:t>）</w:t>
      </w:r>
    </w:p>
    <w:p w14:paraId="5E7E8D34" w14:textId="77777777" w:rsidR="00ED02A0" w:rsidRPr="001C7A76" w:rsidRDefault="00ED02A0" w:rsidP="00E815FB">
      <w:pPr>
        <w:ind w:firstLine="480"/>
      </w:pPr>
      <w:r w:rsidRPr="001C7A76">
        <w:rPr>
          <w:rFonts w:hint="eastAsia"/>
        </w:rPr>
        <w:t>資料處理與提示工程模組是連接應用與服務模組的重要橋樑，確保系統產生的回應符合教育目標。其情境辨識系統能夠分析用戶輸入，識別當前的學習情境與意圖，追蹤對話歷史以維持學習主題的連貫性，並檢測用戶的英語水平，適時調整回應的複雜度。</w:t>
      </w:r>
    </w:p>
    <w:p w14:paraId="37FBF243" w14:textId="31B1325F" w:rsidR="00ED02A0" w:rsidRPr="001C7A76" w:rsidRDefault="00ED02A0" w:rsidP="00E815FB">
      <w:pPr>
        <w:ind w:firstLine="480"/>
      </w:pPr>
      <w:r w:rsidRPr="001C7A76">
        <w:rPr>
          <w:rFonts w:hint="eastAsia"/>
        </w:rPr>
        <w:t>提示模板管理系統維護不同學習模式的專用提示模板，特別為</w:t>
      </w:r>
      <w:r w:rsidR="00A94537" w:rsidRPr="001C7A76">
        <w:rPr>
          <w:rFonts w:hint="eastAsia"/>
        </w:rPr>
        <w:t>初學者</w:t>
      </w:r>
      <w:r w:rsidRPr="001C7A76">
        <w:rPr>
          <w:rFonts w:hint="eastAsia"/>
        </w:rPr>
        <w:t>優化教學語言與互動方式，包含各種教學策略如鼓勵、引導和糾正等。動態提示生成器則結合用戶輸入與學習情境，生成結構化提示，同時添加教育相關的指導原則，確保回應的教育價值，並優化提示中的參數設定，有效控制</w:t>
      </w:r>
      <w:r w:rsidRPr="001C7A76">
        <w:rPr>
          <w:rFonts w:hint="eastAsia"/>
        </w:rPr>
        <w:t>AI</w:t>
      </w:r>
      <w:r w:rsidRPr="001C7A76">
        <w:rPr>
          <w:rFonts w:hint="eastAsia"/>
        </w:rPr>
        <w:t>回應的風格與長度。</w:t>
      </w:r>
    </w:p>
    <w:p w14:paraId="4BCC9239" w14:textId="77777777" w:rsidR="00505ABF" w:rsidRDefault="00ED02A0" w:rsidP="00505ABF">
      <w:pPr>
        <w:ind w:firstLine="480"/>
      </w:pPr>
      <w:r w:rsidRPr="001C7A76">
        <w:rPr>
          <w:rFonts w:hint="eastAsia"/>
        </w:rPr>
        <w:t>這個模組不依賴複雜的機器學習模型，而是通過精心設計的規則與提示工程技術，有效引導</w:t>
      </w:r>
      <w:r w:rsidRPr="001C7A76">
        <w:rPr>
          <w:rFonts w:hint="eastAsia"/>
        </w:rPr>
        <w:t>AI</w:t>
      </w:r>
      <w:r w:rsidRPr="001C7A76">
        <w:rPr>
          <w:rFonts w:hint="eastAsia"/>
        </w:rPr>
        <w:t>產生適合</w:t>
      </w:r>
      <w:r w:rsidR="00A94537" w:rsidRPr="001C7A76">
        <w:rPr>
          <w:rFonts w:hint="eastAsia"/>
        </w:rPr>
        <w:t>初學者</w:t>
      </w:r>
      <w:r w:rsidRPr="001C7A76">
        <w:rPr>
          <w:rFonts w:hint="eastAsia"/>
        </w:rPr>
        <w:t>英語學習的回應，是整個系統智能化的關鍵所在。</w:t>
      </w:r>
    </w:p>
    <w:p w14:paraId="5A2B09BD" w14:textId="756200FB" w:rsidR="00ED02A0" w:rsidRPr="001C7A76" w:rsidRDefault="00ED02A0" w:rsidP="00A34C96">
      <w:pPr>
        <w:pStyle w:val="3"/>
        <w:numPr>
          <w:ilvl w:val="0"/>
          <w:numId w:val="22"/>
        </w:numPr>
      </w:pPr>
      <w:r w:rsidRPr="001C7A76">
        <w:rPr>
          <w:rFonts w:hint="eastAsia"/>
        </w:rPr>
        <w:t>整體架構特點</w:t>
      </w:r>
    </w:p>
    <w:p w14:paraId="40217FD0" w14:textId="0264B395" w:rsidR="00ED02A0" w:rsidRDefault="00505ABF" w:rsidP="006E5F29">
      <w:pPr>
        <w:ind w:firstLine="560"/>
      </w:pPr>
      <w:r w:rsidRPr="001C7A76">
        <w:rPr>
          <w:noProof/>
          <w:kern w:val="0"/>
          <w:sz w:val="28"/>
          <w:szCs w:val="28"/>
        </w:rPr>
        <w:drawing>
          <wp:anchor distT="0" distB="0" distL="114300" distR="114300" simplePos="0" relativeHeight="251658248" behindDoc="0" locked="0" layoutInCell="1" allowOverlap="1" wp14:anchorId="1C540E4B" wp14:editId="0106350A">
            <wp:simplePos x="0" y="0"/>
            <wp:positionH relativeFrom="column">
              <wp:posOffset>532765</wp:posOffset>
            </wp:positionH>
            <wp:positionV relativeFrom="page">
              <wp:posOffset>5271770</wp:posOffset>
            </wp:positionV>
            <wp:extent cx="4531995" cy="2566670"/>
            <wp:effectExtent l="0" t="0" r="1905" b="5080"/>
            <wp:wrapTopAndBottom/>
            <wp:docPr id="211700311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07652" name="圖片 18119076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31995" cy="2566670"/>
                    </a:xfrm>
                    <a:prstGeom prst="rect">
                      <a:avLst/>
                    </a:prstGeom>
                  </pic:spPr>
                </pic:pic>
              </a:graphicData>
            </a:graphic>
            <wp14:sizeRelH relativeFrom="margin">
              <wp14:pctWidth>0</wp14:pctWidth>
            </wp14:sizeRelH>
            <wp14:sizeRelV relativeFrom="margin">
              <wp14:pctHeight>0</wp14:pctHeight>
            </wp14:sizeRelV>
          </wp:anchor>
        </w:drawing>
      </w:r>
      <w:r w:rsidR="00ED02A0" w:rsidRPr="001C7A76">
        <w:rPr>
          <w:rFonts w:hint="eastAsia"/>
        </w:rPr>
        <w:t>本系統架構具有明顯的模組化設計特點，便於維護與擴展。採用輕量化部署策略，不需要複雜的伺服器架構，適合個人或小型教育機構使用。系統主要基於外部</w:t>
      </w:r>
      <w:r w:rsidR="00ED02A0" w:rsidRPr="001C7A76">
        <w:rPr>
          <w:rFonts w:hint="eastAsia"/>
        </w:rPr>
        <w:t>API</w:t>
      </w:r>
      <w:r w:rsidR="00ED02A0" w:rsidRPr="001C7A76">
        <w:rPr>
          <w:rFonts w:hint="eastAsia"/>
        </w:rPr>
        <w:t>服務，降低了開發與維護的複雜度，同時所有設計決策都以</w:t>
      </w:r>
      <w:r w:rsidR="00A94537" w:rsidRPr="001C7A76">
        <w:rPr>
          <w:rFonts w:hint="eastAsia"/>
        </w:rPr>
        <w:t>初學者</w:t>
      </w:r>
      <w:r w:rsidR="00ED02A0" w:rsidRPr="001C7A76">
        <w:rPr>
          <w:rFonts w:hint="eastAsia"/>
        </w:rPr>
        <w:t>英語學習體驗為中心，確保系統的教育目標導向。</w:t>
      </w:r>
    </w:p>
    <w:p w14:paraId="031AB70A" w14:textId="779CC992" w:rsidR="00E9762A" w:rsidRPr="001C7A76" w:rsidRDefault="00505ABF" w:rsidP="007803D8">
      <w:pPr>
        <w:widowControl/>
        <w:ind w:left="480" w:firstLine="480"/>
        <w:jc w:val="center"/>
        <w:rPr>
          <w:ins w:id="5" w:author="Microsoft Word" w:date="2025-04-15T23:55:00Z" w16du:dateUtc="2025-04-15T15:55:00Z"/>
        </w:rPr>
      </w:pPr>
      <w:ins w:id="6" w:author="Microsoft Word" w:date="2025-04-15T23:55:00Z" w16du:dateUtc="2025-04-15T15:55:00Z">
        <w:r w:rsidRPr="001C7A76">
          <w:rPr>
            <w:rFonts w:hint="eastAsia"/>
          </w:rPr>
          <w:t>圖</w:t>
        </w:r>
        <w:r w:rsidRPr="001C7A76">
          <w:rPr>
            <w:rFonts w:hint="eastAsia"/>
          </w:rPr>
          <w:t>1</w:t>
        </w:r>
        <w:r w:rsidRPr="001C7A76">
          <w:rPr>
            <w:rFonts w:hint="eastAsia"/>
          </w:rPr>
          <w:t>：本研究</w:t>
        </w:r>
        <w:r>
          <w:rPr>
            <w:rFonts w:hint="eastAsia"/>
          </w:rPr>
          <w:t>系統</w:t>
        </w:r>
        <w:r w:rsidRPr="001C7A76">
          <w:rPr>
            <w:rFonts w:hint="eastAsia"/>
          </w:rPr>
          <w:t>架構圖</w:t>
        </w:r>
      </w:ins>
    </w:p>
    <w:p w14:paraId="11B2AA30" w14:textId="77777777" w:rsidR="001E3F45" w:rsidRPr="001C7A76" w:rsidRDefault="001E3F45" w:rsidP="00210BAB">
      <w:pPr>
        <w:pStyle w:val="2"/>
      </w:pPr>
      <w:r w:rsidRPr="001C7A76">
        <w:rPr>
          <w:rFonts w:hint="eastAsia"/>
        </w:rPr>
        <w:t>系統運作流程（</w:t>
      </w:r>
      <w:r w:rsidRPr="001C7A76">
        <w:rPr>
          <w:rFonts w:hint="eastAsia"/>
        </w:rPr>
        <w:t>System Workflow</w:t>
      </w:r>
      <w:r w:rsidRPr="001C7A76">
        <w:rPr>
          <w:rFonts w:hint="eastAsia"/>
        </w:rPr>
        <w:t>）</w:t>
      </w:r>
    </w:p>
    <w:p w14:paraId="6A107C8A" w14:textId="77777777" w:rsidR="00153FF2" w:rsidRPr="00153FF2" w:rsidRDefault="00153FF2" w:rsidP="00153FF2">
      <w:pPr>
        <w:ind w:firstLine="480"/>
      </w:pPr>
      <w:r w:rsidRPr="00153FF2">
        <w:rPr>
          <w:rFonts w:hint="eastAsia"/>
        </w:rPr>
        <w:t>本系統運作模式呈現明確的數據處理流程與回應生成機制，構築完整的學習互動環節。學習者優先透過手機</w:t>
      </w:r>
      <w:r w:rsidRPr="00153FF2">
        <w:rPr>
          <w:rFonts w:hint="eastAsia"/>
        </w:rPr>
        <w:t>LINE</w:t>
      </w:r>
      <w:r w:rsidRPr="00153FF2">
        <w:rPr>
          <w:rFonts w:hint="eastAsia"/>
        </w:rPr>
        <w:t>介面以文字訊息或口述錄音方式提出語言學習需求，這些資訊隨即經</w:t>
      </w:r>
      <w:r w:rsidRPr="00153FF2">
        <w:rPr>
          <w:rFonts w:hint="eastAsia"/>
        </w:rPr>
        <w:t>LINE Bot</w:t>
      </w:r>
      <w:r w:rsidRPr="00153FF2">
        <w:rPr>
          <w:rFonts w:hint="eastAsia"/>
        </w:rPr>
        <w:t>轉送至基於</w:t>
      </w:r>
      <w:r w:rsidRPr="00153FF2">
        <w:rPr>
          <w:rFonts w:hint="eastAsia"/>
        </w:rPr>
        <w:t>Flask</w:t>
      </w:r>
      <w:r w:rsidRPr="00153FF2">
        <w:rPr>
          <w:rFonts w:hint="eastAsia"/>
        </w:rPr>
        <w:t>設計的後端處理中心。</w:t>
      </w:r>
    </w:p>
    <w:p w14:paraId="1586AE6D" w14:textId="77777777" w:rsidR="00153FF2" w:rsidRPr="00153FF2" w:rsidRDefault="00153FF2" w:rsidP="00153FF2">
      <w:pPr>
        <w:ind w:firstLine="480"/>
      </w:pPr>
      <w:r w:rsidRPr="00153FF2">
        <w:rPr>
          <w:rFonts w:hint="eastAsia"/>
        </w:rPr>
        <w:t>接收訊息後，系統快速執行內容分析並啟動提示工程</w:t>
      </w:r>
      <w:r w:rsidRPr="00153FF2">
        <w:rPr>
          <w:rFonts w:hint="eastAsia"/>
        </w:rPr>
        <w:t>(Prompt Engineering)</w:t>
      </w:r>
      <w:r w:rsidRPr="00153FF2">
        <w:rPr>
          <w:rFonts w:hint="eastAsia"/>
        </w:rPr>
        <w:t>程序，依據學習者的具體需求與背景自動構建最適合的提示指令，確保後續產生的</w:t>
      </w:r>
      <w:r w:rsidRPr="00153FF2">
        <w:rPr>
          <w:rFonts w:hint="eastAsia"/>
        </w:rPr>
        <w:lastRenderedPageBreak/>
        <w:t>AI</w:t>
      </w:r>
      <w:r w:rsidRPr="00153FF2">
        <w:rPr>
          <w:rFonts w:hint="eastAsia"/>
        </w:rPr>
        <w:t>回應能緊密配合教學方向與實際學習需要。</w:t>
      </w:r>
    </w:p>
    <w:p w14:paraId="6ADE3B79" w14:textId="77777777" w:rsidR="00153FF2" w:rsidRPr="00153FF2" w:rsidRDefault="00153FF2" w:rsidP="00153FF2">
      <w:pPr>
        <w:ind w:firstLine="480"/>
      </w:pPr>
      <w:r w:rsidRPr="00153FF2">
        <w:rPr>
          <w:rFonts w:hint="eastAsia"/>
        </w:rPr>
        <w:t>經調整的提示經安全連接傳遞至</w:t>
      </w:r>
      <w:r w:rsidRPr="00153FF2">
        <w:rPr>
          <w:rFonts w:hint="eastAsia"/>
        </w:rPr>
        <w:t>GPT-3.5</w:t>
      </w:r>
      <w:r w:rsidRPr="00153FF2">
        <w:rPr>
          <w:rFonts w:hint="eastAsia"/>
        </w:rPr>
        <w:t>處理介面，生成相對應的智能回饋內容，可能是情境對話、單字詞彙說明、實用句型示範或發音指導建議等多元素材。系統接著依輸出性質區別處理：若僅需文字內容，則直接回傳至</w:t>
      </w:r>
      <w:r w:rsidRPr="00153FF2">
        <w:rPr>
          <w:rFonts w:hint="eastAsia"/>
        </w:rPr>
        <w:t>LINE Bot</w:t>
      </w:r>
      <w:r w:rsidRPr="00153FF2">
        <w:rPr>
          <w:rFonts w:hint="eastAsia"/>
        </w:rPr>
        <w:t>介面；若需配合語音練習，則先經由</w:t>
      </w:r>
      <w:r w:rsidRPr="00153FF2">
        <w:rPr>
          <w:rFonts w:hint="eastAsia"/>
        </w:rPr>
        <w:t>Google Text-to-Speech(gTTS)</w:t>
      </w:r>
      <w:r w:rsidRPr="00153FF2">
        <w:rPr>
          <w:rFonts w:hint="eastAsia"/>
        </w:rPr>
        <w:t>技術將文字轉化為清晰自然的語音檔案，再發送至</w:t>
      </w:r>
      <w:r w:rsidRPr="00153FF2">
        <w:rPr>
          <w:rFonts w:hint="eastAsia"/>
        </w:rPr>
        <w:t>LINE</w:t>
      </w:r>
      <w:r w:rsidRPr="00153FF2">
        <w:rPr>
          <w:rFonts w:hint="eastAsia"/>
        </w:rPr>
        <w:t>平台。</w:t>
      </w:r>
    </w:p>
    <w:p w14:paraId="6A9C93C8" w14:textId="77777777" w:rsidR="00153FF2" w:rsidRPr="00153FF2" w:rsidRDefault="00153FF2" w:rsidP="00153FF2">
      <w:pPr>
        <w:ind w:firstLine="480"/>
      </w:pPr>
      <w:r w:rsidRPr="00153FF2">
        <w:rPr>
          <w:rFonts w:hint="eastAsia"/>
        </w:rPr>
        <w:t>學習流程最後一環，使用者於</w:t>
      </w:r>
      <w:r w:rsidRPr="00153FF2">
        <w:rPr>
          <w:rFonts w:hint="eastAsia"/>
        </w:rPr>
        <w:t>LINE</w:t>
      </w:r>
      <w:r w:rsidRPr="00153FF2">
        <w:rPr>
          <w:rFonts w:hint="eastAsia"/>
        </w:rPr>
        <w:t>螢幕上接收到文字說明或語音示範，藉此進行後續語言練習活動，如持續對話、嘗試造句或模仿發音，建立持續有效的語言學習迴路。整體設計特別重視反應速度與互動性，確保學習歷程流暢自然且具實質教育內涵。</w:t>
      </w:r>
    </w:p>
    <w:p w14:paraId="022D6D25" w14:textId="18BBF5B5" w:rsidR="001E3F45" w:rsidRPr="001C7A76" w:rsidRDefault="007803D8" w:rsidP="005C748C">
      <w:pPr>
        <w:ind w:firstLine="720"/>
      </w:pPr>
      <w:r w:rsidRPr="001C7A76">
        <w:rPr>
          <w:rFonts w:cs="PMingLiU" w:hint="eastAsia"/>
          <w:noProof/>
          <w:sz w:val="36"/>
          <w:szCs w:val="36"/>
        </w:rPr>
        <w:drawing>
          <wp:anchor distT="0" distB="0" distL="114300" distR="114300" simplePos="0" relativeHeight="251658242" behindDoc="0" locked="0" layoutInCell="1" allowOverlap="1" wp14:anchorId="1CE2170F" wp14:editId="00F2F42D">
            <wp:simplePos x="0" y="0"/>
            <wp:positionH relativeFrom="column">
              <wp:posOffset>765810</wp:posOffset>
            </wp:positionH>
            <wp:positionV relativeFrom="page">
              <wp:posOffset>3997325</wp:posOffset>
            </wp:positionV>
            <wp:extent cx="3942000" cy="2422800"/>
            <wp:effectExtent l="0" t="0" r="1905" b="0"/>
            <wp:wrapTopAndBottom/>
            <wp:docPr id="38333603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36038" name="圖片 3833360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42000" cy="2422800"/>
                    </a:xfrm>
                    <a:prstGeom prst="rect">
                      <a:avLst/>
                    </a:prstGeom>
                  </pic:spPr>
                </pic:pic>
              </a:graphicData>
            </a:graphic>
            <wp14:sizeRelH relativeFrom="margin">
              <wp14:pctWidth>0</wp14:pctWidth>
            </wp14:sizeRelH>
            <wp14:sizeRelV relativeFrom="margin">
              <wp14:pctHeight>0</wp14:pctHeight>
            </wp14:sizeRelV>
          </wp:anchor>
        </w:drawing>
      </w:r>
      <w:r w:rsidR="00153FF2" w:rsidRPr="00153FF2">
        <w:rPr>
          <w:rFonts w:hint="eastAsia"/>
        </w:rPr>
        <w:t>這種交替式互動不僅提供立即回饋機制，更創造類似真人交流的學習氛圍，成功模擬實際語言應用情境。系統各處理環節皆經周密規劃，從初始使用者輸入至最終回應產出，組成一套完善且效能優異的英語學習輔助平台</w:t>
      </w:r>
      <w:r w:rsidR="00CF30A2">
        <w:rPr>
          <w:rFonts w:hint="eastAsia"/>
        </w:rPr>
        <w:t>。</w:t>
      </w:r>
    </w:p>
    <w:p w14:paraId="2D9BA06E" w14:textId="490D27C8" w:rsidR="007803D8" w:rsidRDefault="00CF30A2" w:rsidP="007803D8">
      <w:pPr>
        <w:widowControl/>
        <w:ind w:left="480" w:firstLine="480"/>
        <w:jc w:val="center"/>
      </w:pPr>
      <w:r w:rsidRPr="001C7A76">
        <w:rPr>
          <w:rFonts w:hint="eastAsia"/>
        </w:rPr>
        <w:t>圖</w:t>
      </w:r>
      <w:r>
        <w:rPr>
          <w:rFonts w:hint="eastAsia"/>
        </w:rPr>
        <w:t>2</w:t>
      </w:r>
      <w:r w:rsidRPr="001C7A76">
        <w:rPr>
          <w:rFonts w:hint="eastAsia"/>
        </w:rPr>
        <w:t>：本研究</w:t>
      </w:r>
      <w:r>
        <w:rPr>
          <w:rFonts w:hint="eastAsia"/>
        </w:rPr>
        <w:t>系統流程</w:t>
      </w:r>
      <w:r w:rsidRPr="001C7A76">
        <w:rPr>
          <w:rFonts w:hint="eastAsia"/>
        </w:rPr>
        <w:t>圖</w:t>
      </w:r>
    </w:p>
    <w:p w14:paraId="60311478" w14:textId="0698C3C9" w:rsidR="00ED02A0" w:rsidRPr="001C7A76" w:rsidRDefault="00ED02A0" w:rsidP="00210BAB">
      <w:pPr>
        <w:pStyle w:val="2"/>
      </w:pPr>
      <w:r w:rsidRPr="001C7A76">
        <w:rPr>
          <w:rFonts w:hint="eastAsia"/>
        </w:rPr>
        <w:t>系統核心功能（</w:t>
      </w:r>
      <w:r w:rsidRPr="001C7A76">
        <w:rPr>
          <w:rFonts w:hint="eastAsia"/>
        </w:rPr>
        <w:t>Key Features</w:t>
      </w:r>
      <w:r w:rsidRPr="001C7A76">
        <w:rPr>
          <w:rFonts w:hint="eastAsia"/>
        </w:rPr>
        <w:t>）</w:t>
      </w:r>
    </w:p>
    <w:p w14:paraId="35FC2C81" w14:textId="77777777" w:rsidR="004601A7" w:rsidRDefault="00ED02A0" w:rsidP="004601A7">
      <w:pPr>
        <w:ind w:firstLine="480"/>
      </w:pPr>
      <w:r w:rsidRPr="001C7A76">
        <w:rPr>
          <w:rFonts w:hint="eastAsia"/>
        </w:rPr>
        <w:t>本系統專為</w:t>
      </w:r>
      <w:r w:rsidR="00A94537" w:rsidRPr="001C7A76">
        <w:rPr>
          <w:rFonts w:hint="eastAsia"/>
        </w:rPr>
        <w:t>初學者</w:t>
      </w:r>
      <w:r w:rsidRPr="001C7A76">
        <w:rPr>
          <w:rFonts w:hint="eastAsia"/>
        </w:rPr>
        <w:t>英語學習設計，提供三大核心功能，以下根據實際系統運作詳述各功能特點：</w:t>
      </w:r>
    </w:p>
    <w:p w14:paraId="39F049D4" w14:textId="5D042E99" w:rsidR="00ED02A0" w:rsidRPr="00FD1345" w:rsidRDefault="00FD1345" w:rsidP="00FD1345">
      <w:pPr>
        <w:pStyle w:val="3"/>
        <w:numPr>
          <w:ilvl w:val="0"/>
          <w:numId w:val="15"/>
        </w:numPr>
        <w:ind w:leftChars="176" w:left="424" w:hangingChars="1" w:hanging="2"/>
      </w:pPr>
      <w:r>
        <w:rPr>
          <w:rFonts w:hint="eastAsia"/>
        </w:rPr>
        <w:t xml:space="preserve"> </w:t>
      </w:r>
      <w:r w:rsidR="00ED02A0" w:rsidRPr="00FD1345">
        <w:rPr>
          <w:rFonts w:hint="eastAsia"/>
        </w:rPr>
        <w:t>英語對話練習</w:t>
      </w:r>
    </w:p>
    <w:p w14:paraId="322F88C5" w14:textId="77777777" w:rsidR="005956CE" w:rsidRDefault="00ED02A0" w:rsidP="008E1FE1">
      <w:pPr>
        <w:ind w:firstLine="480"/>
      </w:pPr>
      <w:r w:rsidRPr="001C7A76">
        <w:rPr>
          <w:rFonts w:hint="eastAsia"/>
        </w:rPr>
        <w:t>提供情境式對話環境，培養學習者的英語溝通能力。</w:t>
      </w:r>
    </w:p>
    <w:p w14:paraId="524D27AD" w14:textId="3BF66630" w:rsidR="00ED02A0" w:rsidRPr="001C7A76" w:rsidRDefault="00ED02A0" w:rsidP="008E1FE1">
      <w:pPr>
        <w:ind w:firstLine="480"/>
      </w:pPr>
      <w:r w:rsidRPr="001C7A76">
        <w:rPr>
          <w:rFonts w:hint="eastAsia"/>
        </w:rPr>
        <w:t>首先引導用戶選擇感興趣的對話主題，並提供多種難度等級選項，確保學習體驗的個性化與適切性。</w:t>
      </w:r>
    </w:p>
    <w:p w14:paraId="74F7F3A2" w14:textId="1C87635E" w:rsidR="00ED02A0" w:rsidRPr="001C7A76" w:rsidRDefault="00ED02A0" w:rsidP="008E1FE1">
      <w:pPr>
        <w:ind w:firstLine="480"/>
      </w:pPr>
      <w:r w:rsidRPr="001C7A76">
        <w:rPr>
          <w:rFonts w:hint="eastAsia"/>
        </w:rPr>
        <w:t>在對話進行階段，系統根據選定主題生成適合的對話開場白，</w:t>
      </w:r>
      <w:ins w:id="7" w:author="Microsoft Word" w:date="2025-04-15T23:55:00Z" w16du:dateUtc="2025-04-15T15:55:00Z">
        <w:r w:rsidRPr="001C7A76">
          <w:rPr>
            <w:rFonts w:hint="eastAsia"/>
          </w:rPr>
          <w:t>如「</w:t>
        </w:r>
        <w:r w:rsidRPr="001C7A76">
          <w:rPr>
            <w:rFonts w:hint="eastAsia"/>
          </w:rPr>
          <w:t>Let's talk about cultural pursuits. What kind of art or literature do you enjoy?</w:t>
        </w:r>
        <w:r w:rsidRPr="001C7A76">
          <w:rPr>
            <w:rFonts w:hint="eastAsia"/>
          </w:rPr>
          <w:t>」，</w:t>
        </w:r>
      </w:ins>
      <w:r w:rsidRPr="001C7A76">
        <w:rPr>
          <w:rFonts w:hint="eastAsia"/>
        </w:rPr>
        <w:t>並提供回覆範例，有效降低學習者的回應障礙。當學習者回應不明確時，系統會適時提示進一步說明，保持對話的自然流動。整個學習過程支援文字與語音回應，促進多種感官學習，系統會根據用戶回應動態調整對話方向，維持對話的連貫性與教育價值。</w:t>
      </w:r>
    </w:p>
    <w:p w14:paraId="674A7B3F" w14:textId="222C4E49" w:rsidR="00ED02A0" w:rsidRPr="001C7A76" w:rsidRDefault="00ED02A0" w:rsidP="00FD1345">
      <w:pPr>
        <w:pStyle w:val="3"/>
        <w:numPr>
          <w:ilvl w:val="0"/>
          <w:numId w:val="15"/>
        </w:numPr>
        <w:ind w:leftChars="176" w:left="424" w:hangingChars="1" w:hanging="2"/>
      </w:pPr>
      <w:r w:rsidRPr="001C7A76">
        <w:rPr>
          <w:rFonts w:hint="eastAsia"/>
        </w:rPr>
        <w:lastRenderedPageBreak/>
        <w:t>單字學習</w:t>
      </w:r>
    </w:p>
    <w:p w14:paraId="035AAEE5" w14:textId="77777777" w:rsidR="00025437" w:rsidRDefault="00ED02A0" w:rsidP="00DA6F74">
      <w:pPr>
        <w:pStyle w:val="af0"/>
        <w:ind w:firstLine="480"/>
        <w:jc w:val="both"/>
      </w:pPr>
      <w:r w:rsidRPr="001C7A76">
        <w:rPr>
          <w:rFonts w:hint="eastAsia"/>
        </w:rPr>
        <w:t>單字學習功能專注於詞彙量的拓展與應用，採用循序漸進的學習方式。</w:t>
      </w:r>
    </w:p>
    <w:p w14:paraId="2F670138" w14:textId="05F27C36" w:rsidR="00ED02A0" w:rsidRPr="001C7A76" w:rsidRDefault="00000000" w:rsidP="00DA6F74">
      <w:pPr>
        <w:pStyle w:val="af0"/>
        <w:ind w:firstLine="480"/>
        <w:jc w:val="both"/>
      </w:pPr>
      <w:ins w:id="8" w:author="Microsoft Word" w:date="2025-04-15T23:55:00Z" w16du:dateUtc="2025-04-15T15:55:00Z">
        <w:r w:rsidRPr="001C7A76">
          <w:rPr>
            <w:rFonts w:hint="eastAsia"/>
          </w:rPr>
          <w:t>用戶可透過特定指令啟動單字學習模式，系統隨即顯示難度選項，讓用戶選擇適合的學習難度。</w:t>
        </w:r>
      </w:ins>
      <w:r w:rsidR="00ED02A0" w:rsidRPr="001C7A76">
        <w:rPr>
          <w:rFonts w:hint="eastAsia"/>
        </w:rPr>
        <w:t>用戶可透過特定指令「</w:t>
      </w:r>
      <w:r w:rsidR="00ED02A0" w:rsidRPr="001C7A76">
        <w:rPr>
          <w:rFonts w:hint="eastAsia"/>
        </w:rPr>
        <w:t>#start_vocabulary</w:t>
      </w:r>
      <w:r w:rsidR="00ED02A0" w:rsidRPr="001C7A76">
        <w:rPr>
          <w:rFonts w:hint="eastAsia"/>
        </w:rPr>
        <w:t>」啟動單字學習模式，系統隨即顯示難度選項（初級、中級、高級），讓用戶選擇適合的學習難度。</w:t>
      </w:r>
    </w:p>
    <w:p w14:paraId="1DA69950" w14:textId="2708FB0A" w:rsidR="00ED02A0" w:rsidRPr="001C7A76" w:rsidRDefault="00ED02A0" w:rsidP="00DA6F74">
      <w:pPr>
        <w:pStyle w:val="af0"/>
        <w:ind w:firstLine="480"/>
        <w:jc w:val="both"/>
      </w:pPr>
      <w:r w:rsidRPr="001C7A76">
        <w:rPr>
          <w:rFonts w:hint="eastAsia"/>
        </w:rPr>
        <w:t>系統根據選擇提供結構化的單字學習內容，包含詞性、詳細釋義和使用範例，</w:t>
      </w:r>
      <w:ins w:id="9" w:author="Microsoft Word" w:date="2025-04-15T23:55:00Z" w16du:dateUtc="2025-04-15T15:55:00Z">
        <w:r w:rsidRPr="001C7A76">
          <w:rPr>
            <w:rFonts w:hint="eastAsia"/>
          </w:rPr>
          <w:t>。</w:t>
        </w:r>
      </w:ins>
      <w:r w:rsidRPr="001C7A76">
        <w:rPr>
          <w:rFonts w:hint="eastAsia"/>
        </w:rPr>
        <w:t>為了加深理解，系統還提供使用所有目標單字的綜合句子範例，展示如何在上下文中正確使用這些單字，並鼓勵用戶嘗試使用所學單字進行造句練習。</w:t>
      </w:r>
    </w:p>
    <w:p w14:paraId="1B544EFB" w14:textId="77777777" w:rsidR="00ED02A0" w:rsidRPr="001C7A76" w:rsidRDefault="00ED02A0" w:rsidP="00DA6F74">
      <w:pPr>
        <w:pStyle w:val="af0"/>
        <w:ind w:firstLine="480"/>
        <w:jc w:val="both"/>
      </w:pPr>
      <w:r w:rsidRPr="001C7A76">
        <w:rPr>
          <w:rFonts w:hint="eastAsia"/>
        </w:rPr>
        <w:t>用戶完成造句後，系統提供全面的評估與回饋，包括單字使用正確性評估、句子結構分析，以及具體改進建議，如增加連接詞或拓展句子內容等。這種個性化回饋機制能夠針對使用者的語言水平提供適切指導，幫助使用者準確理解單字的正確用法，有效提升詞彙應用能力。</w:t>
      </w:r>
    </w:p>
    <w:p w14:paraId="0C66C083" w14:textId="3263D863" w:rsidR="00ED02A0" w:rsidRPr="001C7A76" w:rsidRDefault="00ED02A0" w:rsidP="00DE7E14">
      <w:pPr>
        <w:pStyle w:val="3"/>
        <w:numPr>
          <w:ilvl w:val="0"/>
          <w:numId w:val="15"/>
        </w:numPr>
        <w:ind w:leftChars="176" w:left="424" w:hangingChars="1" w:hanging="2"/>
      </w:pPr>
      <w:r w:rsidRPr="001C7A76">
        <w:rPr>
          <w:rFonts w:hint="eastAsia"/>
        </w:rPr>
        <w:t>跟讀練習</w:t>
      </w:r>
    </w:p>
    <w:p w14:paraId="5A481D24" w14:textId="71BDB601" w:rsidR="00025437" w:rsidRDefault="00ED02A0" w:rsidP="008E1FE1">
      <w:pPr>
        <w:ind w:firstLine="480"/>
      </w:pPr>
      <w:r w:rsidRPr="001C7A76">
        <w:rPr>
          <w:rFonts w:hint="eastAsia"/>
        </w:rPr>
        <w:t>跟讀練習功能著重於口說與發音能力的培養，採用「跟讀練習」（</w:t>
      </w:r>
      <w:r w:rsidRPr="001C7A76">
        <w:rPr>
          <w:rFonts w:hint="eastAsia"/>
        </w:rPr>
        <w:t>Shadowing</w:t>
      </w:r>
      <w:r w:rsidRPr="001C7A76">
        <w:rPr>
          <w:rFonts w:hint="eastAsia"/>
        </w:rPr>
        <w:t>）。</w:t>
      </w:r>
    </w:p>
    <w:p w14:paraId="5CF42673" w14:textId="6CFE91EE" w:rsidR="00ED02A0" w:rsidRPr="001C7A76" w:rsidRDefault="00ED02A0" w:rsidP="008E1FE1">
      <w:pPr>
        <w:ind w:firstLine="480"/>
      </w:pPr>
      <w:r w:rsidRPr="001C7A76">
        <w:rPr>
          <w:rFonts w:hint="eastAsia"/>
        </w:rPr>
        <w:t>系統先引導用戶選擇跟讀練習的難度等級，然後提供語音範例（透過</w:t>
      </w:r>
      <w:r w:rsidRPr="001C7A76">
        <w:rPr>
          <w:rFonts w:hint="eastAsia"/>
        </w:rPr>
        <w:t>LINE</w:t>
      </w:r>
      <w:r w:rsidRPr="001C7A76">
        <w:rPr>
          <w:rFonts w:hint="eastAsia"/>
        </w:rPr>
        <w:t>的語音訊息功能）</w:t>
      </w:r>
      <w:ins w:id="10" w:author="Microsoft Word" w:date="2025-04-15T23:55:00Z" w16du:dateUtc="2025-04-15T15:55:00Z">
        <w:r w:rsidRPr="001C7A76">
          <w:rPr>
            <w:rFonts w:hint="eastAsia"/>
          </w:rPr>
          <w:t>提供語音範例</w:t>
        </w:r>
      </w:ins>
      <w:r w:rsidRPr="001C7A76">
        <w:rPr>
          <w:rFonts w:hint="eastAsia"/>
        </w:rPr>
        <w:t>，讓使用者能夠反覆聆聽標準發音。同時，系統顯示文字形式的句子，</w:t>
      </w:r>
      <w:ins w:id="11" w:author="Microsoft Word" w:date="2025-04-15T23:55:00Z" w16du:dateUtc="2025-04-15T15:55:00Z">
        <w:r w:rsidRPr="001C7A76">
          <w:rPr>
            <w:rFonts w:hint="eastAsia"/>
          </w:rPr>
          <w:t>如「</w:t>
        </w:r>
        <w:r w:rsidRPr="001C7A76">
          <w:rPr>
            <w:rFonts w:hint="eastAsia"/>
          </w:rPr>
          <w:t>Trees provide oxygen for us to breathe.</w:t>
        </w:r>
        <w:r w:rsidRPr="001C7A76">
          <w:rPr>
            <w:rFonts w:hint="eastAsia"/>
          </w:rPr>
          <w:t>」，</w:t>
        </w:r>
      </w:ins>
      <w:r w:rsidRPr="001C7A76">
        <w:rPr>
          <w:rFonts w:hint="eastAsia"/>
        </w:rPr>
        <w:t>幫助使用者全面理解學習內容。</w:t>
      </w:r>
    </w:p>
    <w:p w14:paraId="1D73E0D9" w14:textId="0E4534A7" w:rsidR="00ED02A0" w:rsidRPr="001C7A76" w:rsidRDefault="00ED02A0" w:rsidP="008E1FE1">
      <w:pPr>
        <w:ind w:firstLine="480"/>
      </w:pPr>
      <w:r w:rsidRPr="001C7A76">
        <w:rPr>
          <w:rFonts w:hint="eastAsia"/>
        </w:rPr>
        <w:t>使用者通過</w:t>
      </w:r>
      <w:r w:rsidRPr="001C7A76">
        <w:rPr>
          <w:rFonts w:hint="eastAsia"/>
        </w:rPr>
        <w:t>LINE</w:t>
      </w:r>
      <w:r w:rsidRPr="001C7A76">
        <w:rPr>
          <w:rFonts w:hint="eastAsia"/>
        </w:rPr>
        <w:t>的語音錄製功能模仿跟讀系統提供的句子後，系統立即進行發音評估，將使用者的發音與標準發音進行比對，計算出相似度評分，並提供具體的發音反饋和改進建議，針對性指出需要加強的部分。</w:t>
      </w:r>
      <w:ins w:id="12" w:author="Microsoft Word" w:date="2025-04-15T23:55:00Z" w16du:dateUtc="2025-04-15T15:55:00Z">
        <w:r w:rsidR="00000000" w:rsidRPr="001C7A76">
          <w:rPr>
            <w:rFonts w:hint="eastAsia"/>
          </w:rPr>
          <w:t>此功能特別適合口語練習，幫助使用者逐步提升發音的準確性和自然流暢度。</w:t>
        </w:r>
      </w:ins>
      <w:r w:rsidRPr="001C7A76">
        <w:rPr>
          <w:rFonts w:hint="eastAsia"/>
        </w:rPr>
        <w:t>此功能特別適合口語練習，透過精確的評分和具體的反饋，幫助使用者逐步提升發音的準確性和自然流暢度。</w:t>
      </w:r>
      <w:ins w:id="13" w:author="Microsoft Word" w:date="2025-04-15T23:55:00Z" w16du:dateUtc="2025-04-15T15:55:00Z">
        <w:r w:rsidR="00000000" w:rsidRPr="001C7A76">
          <w:rPr>
            <w:rFonts w:hint="eastAsia"/>
          </w:rPr>
          <w:t>此外，系統還設計了持續性練習機制，在評估完成後詢問是否繼續練習，鼓勵使用者反覆練習達到最佳學習效果。</w:t>
        </w:r>
      </w:ins>
      <w:r w:rsidRPr="001C7A76">
        <w:rPr>
          <w:rFonts w:hint="eastAsia"/>
        </w:rPr>
        <w:t>此外，系統還設計了持續性練習機制，在評估完成後詢問是否繼續練習，鼓勵使用者反覆練習以達到最佳學習效果。</w:t>
      </w:r>
    </w:p>
    <w:p w14:paraId="01859ADC" w14:textId="6E1C9921" w:rsidR="00ED02A0" w:rsidRPr="001C7A76" w:rsidRDefault="00ED02A0" w:rsidP="008E1FE1">
      <w:pPr>
        <w:ind w:firstLine="480"/>
      </w:pPr>
      <w:r w:rsidRPr="001C7A76">
        <w:rPr>
          <w:rFonts w:hint="eastAsia"/>
        </w:rPr>
        <w:t>除了三大核心功能外，系統還提供便捷的選單功能</w:t>
      </w:r>
      <w:ins w:id="14" w:author="Microsoft Word" w:date="2025-04-15T23:55:00Z" w16du:dateUtc="2025-04-15T15:55:00Z">
        <w:r w:rsidRPr="001C7A76">
          <w:rPr>
            <w:rFonts w:hint="eastAsia"/>
          </w:rPr>
          <w:t>（</w:t>
        </w:r>
        <w:r w:rsidRPr="001C7A76">
          <w:rPr>
            <w:rFonts w:hint="eastAsia"/>
          </w:rPr>
          <w:t>menu</w:t>
        </w:r>
        <w:r w:rsidRPr="001C7A76">
          <w:rPr>
            <w:rFonts w:hint="eastAsia"/>
          </w:rPr>
          <w:t>按鈕）</w:t>
        </w:r>
      </w:ins>
      <w:r w:rsidRPr="001C7A76">
        <w:rPr>
          <w:rFonts w:hint="eastAsia"/>
        </w:rPr>
        <w:t>，讓用戶可以隨時返回主選單，靈活選擇不同的學習模式或調整學習難度，增加整體使用體驗的流暢性和便利性。</w:t>
      </w:r>
    </w:p>
    <w:p w14:paraId="7D929BF8" w14:textId="467BF513" w:rsidR="00ED02A0" w:rsidRPr="001C7A76" w:rsidRDefault="00ED02A0" w:rsidP="004F172A">
      <w:pPr>
        <w:pStyle w:val="1"/>
        <w:ind w:left="246" w:right="240"/>
        <w:rPr>
          <w:rFonts w:ascii="Times New Roman" w:hAnsi="Times New Roman"/>
        </w:rPr>
      </w:pPr>
      <w:r w:rsidRPr="001C7A76">
        <w:rPr>
          <w:rFonts w:ascii="Times New Roman" w:hAnsi="Times New Roman" w:hint="eastAsia"/>
        </w:rPr>
        <w:t>系統展示與評估</w:t>
      </w:r>
    </w:p>
    <w:p w14:paraId="7C76862E" w14:textId="354755E6" w:rsidR="00ED02A0" w:rsidRPr="00553C40" w:rsidRDefault="00ED02A0" w:rsidP="00210BAB">
      <w:pPr>
        <w:pStyle w:val="2"/>
      </w:pPr>
      <w:r w:rsidRPr="00553C40">
        <w:rPr>
          <w:rFonts w:hint="eastAsia"/>
        </w:rPr>
        <w:t>功能展示</w:t>
      </w:r>
    </w:p>
    <w:p w14:paraId="6A069FA6" w14:textId="068A1766" w:rsidR="00ED02A0" w:rsidRPr="00553C40" w:rsidRDefault="00701A5B" w:rsidP="00701A5B">
      <w:pPr>
        <w:pStyle w:val="3"/>
        <w:numPr>
          <w:ilvl w:val="0"/>
          <w:numId w:val="25"/>
        </w:numPr>
        <w:ind w:firstLine="66"/>
      </w:pPr>
      <w:r>
        <w:rPr>
          <w:rFonts w:hint="eastAsia"/>
        </w:rPr>
        <w:t xml:space="preserve"> </w:t>
      </w:r>
      <w:r w:rsidR="00ED02A0" w:rsidRPr="00553C40">
        <w:rPr>
          <w:rFonts w:hint="eastAsia"/>
        </w:rPr>
        <w:t>英語對話練習功能</w:t>
      </w:r>
    </w:p>
    <w:p w14:paraId="69BFFEC7" w14:textId="48676B22" w:rsidR="008922AC" w:rsidRPr="008922AC" w:rsidRDefault="008922AC" w:rsidP="008922AC">
      <w:pPr>
        <w:ind w:firstLine="480"/>
      </w:pPr>
      <w:r w:rsidRPr="008922AC">
        <w:rPr>
          <w:rFonts w:hint="eastAsia"/>
        </w:rPr>
        <w:t>英語對話練習是本系統的主要功能之一，讓使用者能在生活情境中練習英語會話。圖</w:t>
      </w:r>
      <w:r w:rsidR="00161B97">
        <w:rPr>
          <w:rFonts w:hint="eastAsia"/>
        </w:rPr>
        <w:t>3</w:t>
      </w:r>
      <w:r w:rsidRPr="008922AC">
        <w:rPr>
          <w:rFonts w:hint="eastAsia"/>
        </w:rPr>
        <w:t>呈現了整個運作流程，包含主題選擇、難度設定、設定確認、對話引導、使用者回應及系統回饋等六個關鍵步驟。</w:t>
      </w:r>
    </w:p>
    <w:p w14:paraId="059E00E6" w14:textId="77777777" w:rsidR="008922AC" w:rsidRPr="008922AC" w:rsidRDefault="008922AC" w:rsidP="008922AC">
      <w:pPr>
        <w:ind w:firstLine="480"/>
      </w:pPr>
      <w:r w:rsidRPr="008922AC">
        <w:rPr>
          <w:rFonts w:hint="eastAsia"/>
        </w:rPr>
        <w:t>系統會先問使用者「</w:t>
      </w:r>
      <w:r w:rsidRPr="008922AC">
        <w:rPr>
          <w:rFonts w:hint="eastAsia"/>
        </w:rPr>
        <w:t>Please select a topic to practice:</w:t>
      </w:r>
      <w:r w:rsidRPr="008922AC">
        <w:rPr>
          <w:rFonts w:hint="eastAsia"/>
        </w:rPr>
        <w:t>」，引導他們選擇想聊的主題。選擇主題後（如「</w:t>
      </w:r>
      <w:r w:rsidRPr="008922AC">
        <w:rPr>
          <w:rFonts w:hint="eastAsia"/>
        </w:rPr>
        <w:t>Interest</w:t>
      </w:r>
      <w:r w:rsidRPr="008922AC">
        <w:rPr>
          <w:rFonts w:hint="eastAsia"/>
        </w:rPr>
        <w:t>」），系統會要求設定難度等級，並在完成選擇後顯示確認訊息（如「</w:t>
      </w:r>
      <w:r w:rsidRPr="008922AC">
        <w:rPr>
          <w:rFonts w:hint="eastAsia"/>
        </w:rPr>
        <w:t>Interest (Advanced)</w:t>
      </w:r>
      <w:r w:rsidRPr="008922AC">
        <w:rPr>
          <w:rFonts w:hint="eastAsia"/>
        </w:rPr>
        <w:t>」），確保使用者知道當前的學習設定。</w:t>
      </w:r>
    </w:p>
    <w:p w14:paraId="19951A8D" w14:textId="77777777" w:rsidR="008922AC" w:rsidRPr="008922AC" w:rsidRDefault="008922AC" w:rsidP="008922AC">
      <w:pPr>
        <w:ind w:firstLine="480"/>
      </w:pPr>
      <w:r w:rsidRPr="008922AC">
        <w:rPr>
          <w:rFonts w:hint="eastAsia"/>
        </w:rPr>
        <w:t>系統會根據主題與難度產生合適的對話提示，也提供回覆範例，幫助降低學</w:t>
      </w:r>
      <w:r w:rsidRPr="008922AC">
        <w:rPr>
          <w:rFonts w:hint="eastAsia"/>
        </w:rPr>
        <w:lastRenderedPageBreak/>
        <w:t>習者的答題壓力。使用者可以用文字或語音方式回應（如「</w:t>
      </w:r>
      <w:r w:rsidRPr="008922AC">
        <w:rPr>
          <w:rFonts w:hint="eastAsia"/>
        </w:rPr>
        <w:t>Yes, I'd love to try that</w:t>
      </w:r>
      <w:r w:rsidRPr="008922AC">
        <w:rPr>
          <w:rFonts w:hint="eastAsia"/>
        </w:rPr>
        <w:t>」），系統會分析回應並延續對話。</w:t>
      </w:r>
    </w:p>
    <w:p w14:paraId="0129BAAC" w14:textId="1E884D16" w:rsidR="00ED02A0" w:rsidRPr="001C7A76" w:rsidRDefault="007803D8" w:rsidP="008922AC">
      <w:pPr>
        <w:ind w:firstLine="480"/>
      </w:pPr>
      <w:r>
        <w:rPr>
          <w:rFonts w:hint="eastAsia"/>
          <w:noProof/>
          <w:lang w:val="zh-TW"/>
        </w:rPr>
        <mc:AlternateContent>
          <mc:Choice Requires="wpg">
            <w:drawing>
              <wp:anchor distT="0" distB="0" distL="114300" distR="114300" simplePos="0" relativeHeight="251658245" behindDoc="0" locked="0" layoutInCell="1" allowOverlap="1" wp14:anchorId="3A5A05D3" wp14:editId="12642914">
                <wp:simplePos x="0" y="0"/>
                <wp:positionH relativeFrom="column">
                  <wp:posOffset>359410</wp:posOffset>
                </wp:positionH>
                <wp:positionV relativeFrom="page">
                  <wp:posOffset>2679065</wp:posOffset>
                </wp:positionV>
                <wp:extent cx="4618355" cy="2202815"/>
                <wp:effectExtent l="0" t="0" r="0" b="6985"/>
                <wp:wrapTopAndBottom/>
                <wp:docPr id="1717317717" name="群組 1"/>
                <wp:cNvGraphicFramePr/>
                <a:graphic xmlns:a="http://schemas.openxmlformats.org/drawingml/2006/main">
                  <a:graphicData uri="http://schemas.microsoft.com/office/word/2010/wordprocessingGroup">
                    <wpg:wgp>
                      <wpg:cNvGrpSpPr/>
                      <wpg:grpSpPr>
                        <a:xfrm>
                          <a:off x="0" y="0"/>
                          <a:ext cx="4618355" cy="2202815"/>
                          <a:chOff x="0" y="1"/>
                          <a:chExt cx="5336540" cy="2400300"/>
                        </a:xfrm>
                      </wpg:grpSpPr>
                      <pic:pic xmlns:pic="http://schemas.openxmlformats.org/drawingml/2006/picture">
                        <pic:nvPicPr>
                          <pic:cNvPr id="187153410" name="圖片 1"/>
                          <pic:cNvPicPr>
                            <a:picLocks noChangeAspect="1"/>
                          </pic:cNvPicPr>
                        </pic:nvPicPr>
                        <pic:blipFill rotWithShape="1">
                          <a:blip r:embed="rId24" cstate="print">
                            <a:extLst>
                              <a:ext uri="{28A0092B-C50C-407E-A947-70E740481C1C}">
                                <a14:useLocalDpi xmlns:a14="http://schemas.microsoft.com/office/drawing/2010/main" val="0"/>
                              </a:ext>
                            </a:extLst>
                          </a:blip>
                          <a:srcRect r="1456" b="43061"/>
                          <a:stretch/>
                        </pic:blipFill>
                        <pic:spPr bwMode="auto">
                          <a:xfrm>
                            <a:off x="0" y="1"/>
                            <a:ext cx="2300110" cy="2400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94096126" name="圖片 1"/>
                          <pic:cNvPicPr>
                            <a:picLocks noChangeAspect="1"/>
                          </pic:cNvPicPr>
                        </pic:nvPicPr>
                        <pic:blipFill rotWithShape="1">
                          <a:blip r:embed="rId25" cstate="print">
                            <a:extLst>
                              <a:ext uri="{28A0092B-C50C-407E-A947-70E740481C1C}">
                                <a14:useLocalDpi xmlns:a14="http://schemas.microsoft.com/office/drawing/2010/main" val="0"/>
                              </a:ext>
                            </a:extLst>
                          </a:blip>
                          <a:srcRect t="55635"/>
                          <a:stretch/>
                        </pic:blipFill>
                        <pic:spPr bwMode="auto">
                          <a:xfrm>
                            <a:off x="2407920" y="53340"/>
                            <a:ext cx="2928620" cy="234696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D074E07" id="群組 1" o:spid="_x0000_s1026" style="position:absolute;margin-left:28.3pt;margin-top:210.95pt;width:363.65pt;height:173.45pt;z-index:251660288;mso-position-vertical-relative:page;mso-width-relative:margin;mso-height-relative:margin" coordorigin="" coordsize="53365,24003"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width:23001;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">
                  <v:imagedata r:id="rId26" o:title="" cropbottom="28220f" cropright="954f"/>
                </v:shape>
                <v:shape id="圖片 1" o:spid="_x0000_s1028" type="#_x0000_t75" style="position:absolute;left:24079;top:533;width:29286;height:23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">
                  <v:imagedata r:id="rId27" o:title="" croptop="36461f"/>
                </v:shape>
                <w10:wrap type="topAndBottom" anchory="page"/>
              </v:group>
            </w:pict>
          </mc:Fallback>
        </mc:AlternateContent>
      </w:r>
      <w:r w:rsidR="008922AC" w:rsidRPr="008922AC">
        <w:rPr>
          <w:rFonts w:hint="eastAsia"/>
        </w:rPr>
        <w:t>值得一提的是，系統能維持對話的連貫性，理解使用者的意思並適當延伸話題。系統提供的回覆範例也減輕了學習壓力，增加使用者的信心，創造更流暢的</w:t>
      </w:r>
      <w:r w:rsidR="007F75E2">
        <w:rPr>
          <w:rFonts w:hint="eastAsia"/>
          <w:noProof/>
        </w:rPr>
        <mc:AlternateContent>
          <mc:Choice Requires="wpg">
            <w:drawing>
              <wp:anchor distT="0" distB="0" distL="114300" distR="114300" simplePos="0" relativeHeight="251658241" behindDoc="0" locked="0" layoutInCell="1" allowOverlap="1" wp14:anchorId="7A4C983F" wp14:editId="2F8A1D4B">
                <wp:simplePos x="0" y="0"/>
                <wp:positionH relativeFrom="column">
                  <wp:posOffset>870585</wp:posOffset>
                </wp:positionH>
                <wp:positionV relativeFrom="paragraph">
                  <wp:posOffset>396240</wp:posOffset>
                </wp:positionV>
                <wp:extent cx="4114800" cy="2075815"/>
                <wp:effectExtent l="0" t="0" r="0" b="635"/>
                <wp:wrapTopAndBottom/>
                <wp:docPr id="1567089999" name="群組 1"/>
                <wp:cNvGraphicFramePr/>
                <a:graphic xmlns:a="http://schemas.openxmlformats.org/drawingml/2006/main">
                  <a:graphicData uri="http://schemas.microsoft.com/office/word/2010/wordprocessingGroup">
                    <wpg:wgp>
                      <wpg:cNvGrpSpPr/>
                      <wpg:grpSpPr>
                        <a:xfrm>
                          <a:off x="0" y="0"/>
                          <a:ext cx="4114800" cy="2075815"/>
                          <a:chOff x="0" y="0"/>
                          <a:chExt cx="6113145" cy="2965450"/>
                        </a:xfrm>
                      </wpg:grpSpPr>
                      <pic:pic xmlns:pic="http://schemas.openxmlformats.org/drawingml/2006/picture">
                        <pic:nvPicPr>
                          <pic:cNvPr id="1379590252" name="圖片 1"/>
                          <pic:cNvPicPr>
                            <a:picLocks noChangeAspect="1"/>
                          </pic:cNvPicPr>
                        </pic:nvPicPr>
                        <pic:blipFill rotWithShape="1">
                          <a:blip r:embed="rId28" cstate="print">
                            <a:extLst>
                              <a:ext uri="{28A0092B-C50C-407E-A947-70E740481C1C}">
                                <a14:useLocalDpi xmlns:a14="http://schemas.microsoft.com/office/drawing/2010/main" val="0"/>
                              </a:ext>
                            </a:extLst>
                          </a:blip>
                          <a:srcRect r="1456" b="43061"/>
                          <a:stretch/>
                        </pic:blipFill>
                        <pic:spPr bwMode="auto">
                          <a:xfrm>
                            <a:off x="0" y="0"/>
                            <a:ext cx="2624455" cy="27387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92586680" name="圖片 1"/>
                          <pic:cNvPicPr>
                            <a:picLocks noChangeAspect="1"/>
                          </pic:cNvPicPr>
                        </pic:nvPicPr>
                        <pic:blipFill rotWithShape="1">
                          <a:blip r:embed="rId25" cstate="print">
                            <a:extLst>
                              <a:ext uri="{28A0092B-C50C-407E-A947-70E740481C1C}">
                                <a14:useLocalDpi xmlns:a14="http://schemas.microsoft.com/office/drawing/2010/main" val="0"/>
                              </a:ext>
                            </a:extLst>
                          </a:blip>
                          <a:srcRect t="55635"/>
                          <a:stretch/>
                        </pic:blipFill>
                        <pic:spPr bwMode="auto">
                          <a:xfrm>
                            <a:off x="2697480" y="228600"/>
                            <a:ext cx="3415665" cy="27368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65CA393" id="群組 1" o:spid="_x0000_s1026" style="position:absolute;margin-left:68.55pt;margin-top:31.2pt;width:324pt;height:163.45pt;z-index:251660288;mso-width-relative:margin;mso-height-relative:margin" coordsize="61131,2965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width:26244;height:27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">
                  <v:imagedata r:id="rId29" o:title="" cropbottom="28220f" cropright="954f"/>
                </v:shape>
                <v:shape id="圖片 1" o:spid="_x0000_s1028" type="#_x0000_t75" style="position:absolute;left:26974;top:2286;width:34157;height:27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">
                  <v:imagedata r:id="rId30" o:title="" croptop="36461f"/>
                </v:shape>
                <w10:wrap type="topAndBottom"/>
              </v:group>
            </w:pict>
          </mc:Fallback>
        </mc:AlternateContent>
      </w:r>
      <w:r w:rsidR="008922AC" w:rsidRPr="008922AC">
        <w:rPr>
          <w:rFonts w:hint="eastAsia"/>
        </w:rPr>
        <w:t>學習體驗。</w:t>
      </w:r>
    </w:p>
    <w:p w14:paraId="3D0378F3" w14:textId="2F6C4DD0" w:rsidR="00CF30A2" w:rsidRDefault="00CF30A2" w:rsidP="00CF30A2">
      <w:pPr>
        <w:widowControl/>
        <w:ind w:left="480" w:firstLine="480"/>
        <w:jc w:val="center"/>
      </w:pPr>
      <w:r w:rsidRPr="001C7A76">
        <w:rPr>
          <w:rFonts w:hint="eastAsia"/>
        </w:rPr>
        <w:t>圖</w:t>
      </w:r>
      <w:r>
        <w:rPr>
          <w:rFonts w:hint="eastAsia"/>
        </w:rPr>
        <w:t>3</w:t>
      </w:r>
      <w:r w:rsidRPr="001C7A76">
        <w:rPr>
          <w:rFonts w:hint="eastAsia"/>
        </w:rPr>
        <w:t>：</w:t>
      </w:r>
      <w:r>
        <w:rPr>
          <w:rFonts w:hint="eastAsia"/>
        </w:rPr>
        <w:t>對話練習展示圖</w:t>
      </w:r>
    </w:p>
    <w:p w14:paraId="427B8D50" w14:textId="035C1649" w:rsidR="00CF30A2" w:rsidRDefault="00CF30A2" w:rsidP="00CF30A2">
      <w:pPr>
        <w:widowControl/>
        <w:ind w:left="480" w:firstLine="480"/>
        <w:jc w:val="center"/>
      </w:pPr>
    </w:p>
    <w:p w14:paraId="38EB151A" w14:textId="4325F549" w:rsidR="00ED02A0" w:rsidRPr="001C7A76" w:rsidRDefault="00ED02A0" w:rsidP="00996B74">
      <w:pPr>
        <w:pStyle w:val="3"/>
        <w:ind w:left="424"/>
      </w:pPr>
      <w:r w:rsidRPr="001C7A76">
        <w:rPr>
          <w:rFonts w:hint="eastAsia"/>
        </w:rPr>
        <w:t xml:space="preserve">(2) </w:t>
      </w:r>
      <w:r w:rsidR="00996B74">
        <w:rPr>
          <w:rFonts w:hint="eastAsia"/>
        </w:rPr>
        <w:t xml:space="preserve"> </w:t>
      </w:r>
      <w:r w:rsidRPr="001C7A76">
        <w:rPr>
          <w:rFonts w:hint="eastAsia"/>
        </w:rPr>
        <w:t>單字造句練習功能</w:t>
      </w:r>
    </w:p>
    <w:p w14:paraId="2044F0C2" w14:textId="4C69693C" w:rsidR="00FA4A04" w:rsidRPr="00FA4A04" w:rsidRDefault="00FA4A04" w:rsidP="00FA4A04">
      <w:pPr>
        <w:ind w:firstLine="480"/>
      </w:pPr>
      <w:r w:rsidRPr="00FA4A04">
        <w:rPr>
          <w:rFonts w:hint="eastAsia"/>
        </w:rPr>
        <w:t>單字造句練習著重於加強使用者的詞彙應用能力，圖</w:t>
      </w:r>
      <w:r w:rsidRPr="00FA4A04">
        <w:rPr>
          <w:rFonts w:hint="eastAsia"/>
        </w:rPr>
        <w:t>4</w:t>
      </w:r>
      <w:r w:rsidRPr="00FA4A04">
        <w:rPr>
          <w:rFonts w:hint="eastAsia"/>
        </w:rPr>
        <w:t>展示了完整操作流程。使用者可以透過選單或直接輸入「</w:t>
      </w:r>
      <w:r w:rsidRPr="00FA4A04">
        <w:rPr>
          <w:rFonts w:hint="eastAsia"/>
        </w:rPr>
        <w:t>#start_vocabulary</w:t>
      </w:r>
      <w:r w:rsidRPr="00FA4A04">
        <w:rPr>
          <w:rFonts w:hint="eastAsia"/>
        </w:rPr>
        <w:t>」指令開始單字學習，系統會提供初級、中級、高級三種難度等級供選擇。</w:t>
      </w:r>
    </w:p>
    <w:p w14:paraId="0FD50996" w14:textId="0467C8E1" w:rsidR="007803D8" w:rsidRDefault="00FA4A04" w:rsidP="00751EFA">
      <w:pPr>
        <w:ind w:firstLine="480"/>
      </w:pPr>
      <w:r w:rsidRPr="00FA4A04">
        <w:rPr>
          <w:rFonts w:hint="eastAsia"/>
        </w:rPr>
        <w:t>根據所選難度，系統會提供當日學習單字（如初級難度的</w:t>
      </w:r>
      <w:r w:rsidRPr="00FA4A04">
        <w:rPr>
          <w:rFonts w:hint="eastAsia"/>
        </w:rPr>
        <w:t>resilient</w:t>
      </w:r>
      <w:r w:rsidRPr="00FA4A04">
        <w:rPr>
          <w:rFonts w:hint="eastAsia"/>
        </w:rPr>
        <w:t>、</w:t>
      </w:r>
      <w:r w:rsidRPr="00FA4A04">
        <w:rPr>
          <w:rFonts w:hint="eastAsia"/>
        </w:rPr>
        <w:t>conundrum</w:t>
      </w:r>
      <w:r w:rsidRPr="00FA4A04">
        <w:rPr>
          <w:rFonts w:hint="eastAsia"/>
        </w:rPr>
        <w:t>和</w:t>
      </w:r>
      <w:r w:rsidRPr="00FA4A04">
        <w:rPr>
          <w:rFonts w:hint="eastAsia"/>
        </w:rPr>
        <w:t>pernicious</w:t>
      </w:r>
      <w:r w:rsidRPr="00FA4A04">
        <w:rPr>
          <w:rFonts w:hint="eastAsia"/>
        </w:rPr>
        <w:t>），每個單字都有詞性、定義及使用例子，幫助全面理解。系統還會提供一個結合所有目標單字的範例句子，增強學習效果。</w:t>
      </w:r>
    </w:p>
    <w:p w14:paraId="711E52B7" w14:textId="27EAFC1A" w:rsidR="007803D8" w:rsidRPr="001C7A76" w:rsidRDefault="007F75E2" w:rsidP="007803D8">
      <w:pPr>
        <w:ind w:firstLine="480"/>
      </w:pPr>
      <w:r>
        <w:rPr>
          <w:rFonts w:hint="eastAsia"/>
          <w:noProof/>
          <w:lang w:val="zh-TW"/>
        </w:rPr>
        <mc:AlternateContent>
          <mc:Choice Requires="wpg">
            <w:drawing>
              <wp:anchor distT="0" distB="0" distL="114300" distR="114300" simplePos="0" relativeHeight="251658243" behindDoc="0" locked="0" layoutInCell="1" allowOverlap="1" wp14:anchorId="51757790" wp14:editId="04431262">
                <wp:simplePos x="0" y="0"/>
                <wp:positionH relativeFrom="column">
                  <wp:posOffset>649605</wp:posOffset>
                </wp:positionH>
                <wp:positionV relativeFrom="page">
                  <wp:posOffset>6062345</wp:posOffset>
                </wp:positionV>
                <wp:extent cx="4038600" cy="1972310"/>
                <wp:effectExtent l="0" t="0" r="0" b="8890"/>
                <wp:wrapTopAndBottom/>
                <wp:docPr id="1448209808" name="群組 2"/>
                <wp:cNvGraphicFramePr/>
                <a:graphic xmlns:a="http://schemas.openxmlformats.org/drawingml/2006/main">
                  <a:graphicData uri="http://schemas.microsoft.com/office/word/2010/wordprocessingGroup">
                    <wpg:wgp>
                      <wpg:cNvGrpSpPr/>
                      <wpg:grpSpPr>
                        <a:xfrm>
                          <a:off x="0" y="0"/>
                          <a:ext cx="4038600" cy="1972310"/>
                          <a:chOff x="236573" y="0"/>
                          <a:chExt cx="5896137" cy="3120390"/>
                        </a:xfrm>
                      </wpg:grpSpPr>
                      <pic:pic xmlns:pic="http://schemas.openxmlformats.org/drawingml/2006/picture">
                        <pic:nvPicPr>
                          <pic:cNvPr id="89564710" name="圖片 2"/>
                          <pic:cNvPicPr>
                            <a:picLocks noChangeAspect="1"/>
                          </pic:cNvPicPr>
                        </pic:nvPicPr>
                        <pic:blipFill rotWithShape="1">
                          <a:blip r:embed="rId31" cstate="print">
                            <a:extLst>
                              <a:ext uri="{28A0092B-C50C-407E-A947-70E740481C1C}">
                                <a14:useLocalDpi xmlns:a14="http://schemas.microsoft.com/office/drawing/2010/main" val="0"/>
                              </a:ext>
                            </a:extLst>
                          </a:blip>
                          <a:srcRect l="9609" b="79494"/>
                          <a:stretch/>
                        </pic:blipFill>
                        <pic:spPr bwMode="auto">
                          <a:xfrm>
                            <a:off x="236573" y="495300"/>
                            <a:ext cx="2225322" cy="18656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5039081" name="圖片 2"/>
                          <pic:cNvPicPr>
                            <a:picLocks noChangeAspect="1"/>
                          </pic:cNvPicPr>
                        </pic:nvPicPr>
                        <pic:blipFill rotWithShape="1">
                          <a:blip r:embed="rId31" cstate="print">
                            <a:extLst>
                              <a:ext uri="{28A0092B-C50C-407E-A947-70E740481C1C}">
                                <a14:useLocalDpi xmlns:a14="http://schemas.microsoft.com/office/drawing/2010/main" val="0"/>
                              </a:ext>
                            </a:extLst>
                          </a:blip>
                          <a:srcRect t="55407" r="16343" b="-1"/>
                          <a:stretch/>
                        </pic:blipFill>
                        <pic:spPr bwMode="auto">
                          <a:xfrm>
                            <a:off x="4549141" y="0"/>
                            <a:ext cx="1583569" cy="31203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81177979" name="圖片 2"/>
                          <pic:cNvPicPr>
                            <a:picLocks noChangeAspect="1"/>
                          </pic:cNvPicPr>
                        </pic:nvPicPr>
                        <pic:blipFill rotWithShape="1">
                          <a:blip r:embed="rId31" cstate="print">
                            <a:extLst>
                              <a:ext uri="{28A0092B-C50C-407E-A947-70E740481C1C}">
                                <a14:useLocalDpi xmlns:a14="http://schemas.microsoft.com/office/drawing/2010/main" val="0"/>
                              </a:ext>
                            </a:extLst>
                          </a:blip>
                          <a:srcRect t="20053" b="44416"/>
                          <a:stretch/>
                        </pic:blipFill>
                        <pic:spPr bwMode="auto">
                          <a:xfrm>
                            <a:off x="2461260" y="7620"/>
                            <a:ext cx="2088515" cy="274320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019DDB4" id="群組 2" o:spid="_x0000_s1026" style="position:absolute;margin-left:51.15pt;margin-top:477.35pt;width:318pt;height:155.3pt;z-index:251671552;mso-position-vertical-relative:page;mso-width-relative:margin;mso-height-relative:margin" coordorigin="2365" coordsize="58961,312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">
                <v:shape id="圖片 2" o:spid="_x0000_s1027" type="#_x0000_t75" style="position:absolute;left:2365;top:4953;width:22253;height:1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">
                  <v:imagedata r:id="rId32" o:title="" cropbottom="52097f" cropleft="6297f"/>
                </v:shape>
                <v:shape id="圖片 2" o:spid="_x0000_s1028" type="#_x0000_t75" style="position:absolute;left:45491;width:15836;height:31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">
                  <v:imagedata r:id="rId32" o:title="" croptop="36312f" cropbottom="-1f" cropright="10711f"/>
                </v:shape>
                <v:shape id="圖片 2" o:spid="_x0000_s1029" type="#_x0000_t75" style="position:absolute;left:24612;top:76;width:20885;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">
                  <v:imagedata r:id="rId32" o:title="" croptop="13142f" cropbottom="29108f"/>
                </v:shape>
                <w10:wrap type="topAndBottom" anchory="page"/>
              </v:group>
            </w:pict>
          </mc:Fallback>
        </mc:AlternateContent>
      </w:r>
      <w:r w:rsidR="00751EFA">
        <w:rPr>
          <w:rFonts w:hint="eastAsia"/>
          <w:noProof/>
          <w:lang w:val="zh-TW"/>
        </w:rPr>
        <mc:AlternateContent>
          <mc:Choice Requires="wpg">
            <w:drawing>
              <wp:anchor distT="0" distB="0" distL="114300" distR="114300" simplePos="0" relativeHeight="251658247" behindDoc="0" locked="0" layoutInCell="1" allowOverlap="1" wp14:anchorId="098C5808" wp14:editId="1043BC1E">
                <wp:simplePos x="0" y="0"/>
                <wp:positionH relativeFrom="column">
                  <wp:posOffset>672465</wp:posOffset>
                </wp:positionH>
                <wp:positionV relativeFrom="paragraph">
                  <wp:posOffset>753110</wp:posOffset>
                </wp:positionV>
                <wp:extent cx="4259580" cy="2148840"/>
                <wp:effectExtent l="0" t="0" r="7620" b="3810"/>
                <wp:wrapTopAndBottom/>
                <wp:docPr id="1597707689" name="群組 2"/>
                <wp:cNvGraphicFramePr/>
                <a:graphic xmlns:a="http://schemas.openxmlformats.org/drawingml/2006/main">
                  <a:graphicData uri="http://schemas.microsoft.com/office/word/2010/wordprocessingGroup">
                    <wpg:wgp>
                      <wpg:cNvGrpSpPr/>
                      <wpg:grpSpPr>
                        <a:xfrm>
                          <a:off x="0" y="0"/>
                          <a:ext cx="4259580" cy="2148840"/>
                          <a:chOff x="0" y="0"/>
                          <a:chExt cx="6173656" cy="3057318"/>
                        </a:xfrm>
                      </wpg:grpSpPr>
                      <pic:pic xmlns:pic="http://schemas.openxmlformats.org/drawingml/2006/picture">
                        <pic:nvPicPr>
                          <pic:cNvPr id="1841553689" name="圖片 2"/>
                          <pic:cNvPicPr>
                            <a:picLocks noChangeAspect="1"/>
                          </pic:cNvPicPr>
                        </pic:nvPicPr>
                        <pic:blipFill rotWithShape="1">
                          <a:blip r:embed="rId31" cstate="print">
                            <a:extLst>
                              <a:ext uri="{28A0092B-C50C-407E-A947-70E740481C1C}">
                                <a14:useLocalDpi xmlns:a14="http://schemas.microsoft.com/office/drawing/2010/main" val="0"/>
                              </a:ext>
                            </a:extLst>
                          </a:blip>
                          <a:srcRect b="79494"/>
                          <a:stretch/>
                        </pic:blipFill>
                        <pic:spPr bwMode="auto">
                          <a:xfrm>
                            <a:off x="0" y="495300"/>
                            <a:ext cx="2461895" cy="18656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7456309" name="圖片 2"/>
                          <pic:cNvPicPr>
                            <a:picLocks noChangeAspect="1"/>
                          </pic:cNvPicPr>
                        </pic:nvPicPr>
                        <pic:blipFill rotWithShape="1">
                          <a:blip r:embed="rId31" cstate="print">
                            <a:extLst>
                              <a:ext uri="{28A0092B-C50C-407E-A947-70E740481C1C}">
                                <a14:useLocalDpi xmlns:a14="http://schemas.microsoft.com/office/drawing/2010/main" val="0"/>
                              </a:ext>
                            </a:extLst>
                          </a:blip>
                          <a:srcRect t="55407" r="14180" b="900"/>
                          <a:stretch/>
                        </pic:blipFill>
                        <pic:spPr bwMode="auto">
                          <a:xfrm>
                            <a:off x="4549140" y="0"/>
                            <a:ext cx="1624516" cy="305731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98316101" name="圖片 2"/>
                          <pic:cNvPicPr>
                            <a:picLocks noChangeAspect="1"/>
                          </pic:cNvPicPr>
                        </pic:nvPicPr>
                        <pic:blipFill rotWithShape="1">
                          <a:blip r:embed="rId31" cstate="print">
                            <a:extLst>
                              <a:ext uri="{28A0092B-C50C-407E-A947-70E740481C1C}">
                                <a14:useLocalDpi xmlns:a14="http://schemas.microsoft.com/office/drawing/2010/main" val="0"/>
                              </a:ext>
                            </a:extLst>
                          </a:blip>
                          <a:srcRect l="9190" t="20794" r="31" b="44416"/>
                          <a:stretch/>
                        </pic:blipFill>
                        <pic:spPr bwMode="auto">
                          <a:xfrm>
                            <a:off x="2653227" y="64814"/>
                            <a:ext cx="1895914" cy="268600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123B0F1" id="群組 2" o:spid="_x0000_s1026" style="position:absolute;margin-left:52.95pt;margin-top:59.3pt;width:335.4pt;height:169.2pt;z-index:251678720;mso-width-relative:margin;mso-height-relative:margin" coordsize="61736,305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">
                <v:shape id="圖片 2" o:spid="_x0000_s1027" type="#_x0000_t75" style="position:absolute;top:4953;width:24618;height:1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">
                  <v:imagedata r:id="rId33" o:title="" cropbottom="52097f"/>
                </v:shape>
                <v:shape id="圖片 2" o:spid="_x0000_s1028" type="#_x0000_t75" style="position:absolute;left:45491;width:16245;height:30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">
                  <v:imagedata r:id="rId33" o:title="" croptop="36312f" cropbottom="590f" cropright="9293f"/>
                </v:shape>
                <v:shape id="圖片 2" o:spid="_x0000_s1029" type="#_x0000_t75" style="position:absolute;left:26532;top:648;width:18959;height:26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">
                  <v:imagedata r:id="rId33" o:title="" croptop="13628f" cropbottom="29108f" cropleft="6023f" cropright="20f"/>
                </v:shape>
                <w10:wrap type="topAndBottom"/>
              </v:group>
            </w:pict>
          </mc:Fallback>
        </mc:AlternateContent>
      </w:r>
      <w:r w:rsidR="00FA4A04" w:rsidRPr="00FA4A04">
        <w:rPr>
          <w:rFonts w:hint="eastAsia"/>
        </w:rPr>
        <w:t>使用者嘗試用目標單字造句後，系統會給予評估與建議，包括詞法使用正確性、句子結構分析、改進建議，以及其他範例句。這種分析能針對使用者的語言程度提供適合的指導，幫助他們正確理解和應用新學的詞彙，提升表達能力。</w:t>
      </w:r>
    </w:p>
    <w:p w14:paraId="1A2B35A0" w14:textId="395EA6D5" w:rsidR="0072711F" w:rsidRPr="001C7A76" w:rsidRDefault="00CF30A2" w:rsidP="00462DD1">
      <w:pPr>
        <w:ind w:firstLine="480"/>
        <w:jc w:val="center"/>
      </w:pPr>
      <w:r w:rsidRPr="001C7A76">
        <w:rPr>
          <w:rFonts w:hint="eastAsia"/>
        </w:rPr>
        <w:t>圖</w:t>
      </w:r>
      <w:r>
        <w:rPr>
          <w:rFonts w:hint="eastAsia"/>
        </w:rPr>
        <w:t>4</w:t>
      </w:r>
      <w:r w:rsidRPr="001C7A76">
        <w:rPr>
          <w:rFonts w:hint="eastAsia"/>
        </w:rPr>
        <w:t>：</w:t>
      </w:r>
      <w:r>
        <w:rPr>
          <w:rFonts w:hint="eastAsia"/>
        </w:rPr>
        <w:t>單字造句練習展示圖</w:t>
      </w:r>
    </w:p>
    <w:p w14:paraId="4484F8D3" w14:textId="62E1F9C8" w:rsidR="00ED02A0" w:rsidRPr="001C7A76" w:rsidRDefault="00ED02A0" w:rsidP="00996B74">
      <w:pPr>
        <w:pStyle w:val="3"/>
        <w:ind w:left="424"/>
      </w:pPr>
      <w:r w:rsidRPr="001C7A76">
        <w:rPr>
          <w:rFonts w:hint="eastAsia"/>
        </w:rPr>
        <w:lastRenderedPageBreak/>
        <w:t xml:space="preserve">(3) </w:t>
      </w:r>
      <w:r w:rsidR="00996B74">
        <w:rPr>
          <w:rFonts w:hint="eastAsia"/>
        </w:rPr>
        <w:t xml:space="preserve">  </w:t>
      </w:r>
      <w:r w:rsidRPr="001C7A76">
        <w:rPr>
          <w:rFonts w:hint="eastAsia"/>
        </w:rPr>
        <w:t>跟讀練習功能</w:t>
      </w:r>
    </w:p>
    <w:p w14:paraId="0E310F85" w14:textId="6E7F34EF" w:rsidR="00713C23" w:rsidRPr="00713C23" w:rsidRDefault="00713C23" w:rsidP="00713C23">
      <w:pPr>
        <w:ind w:firstLine="480"/>
      </w:pPr>
      <w:r w:rsidRPr="00713C23">
        <w:rPr>
          <w:rFonts w:hint="eastAsia"/>
        </w:rPr>
        <w:t>跟讀練習功能主要提升使用者的發音與口語流暢度，圖</w:t>
      </w:r>
      <w:r w:rsidR="00B10A22">
        <w:rPr>
          <w:rFonts w:hint="eastAsia"/>
        </w:rPr>
        <w:t>5</w:t>
      </w:r>
      <w:r w:rsidRPr="00713C23">
        <w:rPr>
          <w:rFonts w:hint="eastAsia"/>
        </w:rPr>
        <w:t>展示了實際操作過程。系統先引導使用者選擇跟讀練習的難度，然後通過</w:t>
      </w:r>
      <w:r w:rsidRPr="00713C23">
        <w:rPr>
          <w:rFonts w:hint="eastAsia"/>
        </w:rPr>
        <w:t>LINE</w:t>
      </w:r>
      <w:r w:rsidRPr="00713C23">
        <w:rPr>
          <w:rFonts w:hint="eastAsia"/>
        </w:rPr>
        <w:t>的語音訊息功能提供標準發音示範，使用者可以重複聽以熟悉正確發音。</w:t>
      </w:r>
    </w:p>
    <w:p w14:paraId="0B2D0ECD" w14:textId="35DE20E9" w:rsidR="00713C23" w:rsidRPr="00713C23" w:rsidRDefault="00713C23" w:rsidP="00713C23">
      <w:pPr>
        <w:ind w:firstLine="480"/>
      </w:pPr>
      <w:r w:rsidRPr="00713C23">
        <w:rPr>
          <w:rFonts w:hint="eastAsia"/>
        </w:rPr>
        <w:t>同時，系統也會以文字顯示練習句子（如「</w:t>
      </w:r>
      <w:r w:rsidRPr="00713C23">
        <w:rPr>
          <w:rFonts w:hint="eastAsia"/>
        </w:rPr>
        <w:t>Trees provide oxygen for us to breathe.</w:t>
      </w:r>
      <w:r w:rsidRPr="00713C23">
        <w:rPr>
          <w:rFonts w:hint="eastAsia"/>
        </w:rPr>
        <w:t>」），幫助理解內容。使用者用</w:t>
      </w:r>
      <w:r w:rsidRPr="00713C23">
        <w:rPr>
          <w:rFonts w:hint="eastAsia"/>
        </w:rPr>
        <w:t>LINE</w:t>
      </w:r>
      <w:r w:rsidRPr="00713C23">
        <w:rPr>
          <w:rFonts w:hint="eastAsia"/>
        </w:rPr>
        <w:t>的語音功能跟讀後，系統會立即評估，計算發音相似度（如</w:t>
      </w:r>
      <w:r w:rsidRPr="00713C23">
        <w:rPr>
          <w:rFonts w:hint="eastAsia"/>
        </w:rPr>
        <w:t>64.1%</w:t>
      </w:r>
      <w:r w:rsidRPr="00713C23">
        <w:rPr>
          <w:rFonts w:hint="eastAsia"/>
        </w:rPr>
        <w:t>），並給予針對性的發音反饋和建議。</w:t>
      </w:r>
    </w:p>
    <w:p w14:paraId="25DAF3CC" w14:textId="593CA39C" w:rsidR="0072711F" w:rsidRPr="001C7A76" w:rsidRDefault="007F75E2" w:rsidP="00713C23">
      <w:pPr>
        <w:ind w:firstLine="480"/>
        <w:rPr>
          <w:rFonts w:cstheme="majorBidi"/>
          <w:bCs/>
          <w:szCs w:val="36"/>
        </w:rPr>
      </w:pPr>
      <w:r>
        <w:rPr>
          <w:rFonts w:hint="eastAsia"/>
          <w:noProof/>
          <w:lang w:val="zh-TW"/>
        </w:rPr>
        <mc:AlternateContent>
          <mc:Choice Requires="wpg">
            <w:drawing>
              <wp:anchor distT="0" distB="0" distL="114300" distR="114300" simplePos="0" relativeHeight="251658244" behindDoc="0" locked="0" layoutInCell="1" allowOverlap="1" wp14:anchorId="0F8A568E" wp14:editId="7C67E63B">
                <wp:simplePos x="0" y="0"/>
                <wp:positionH relativeFrom="column">
                  <wp:posOffset>337185</wp:posOffset>
                </wp:positionH>
                <wp:positionV relativeFrom="paragraph">
                  <wp:posOffset>830580</wp:posOffset>
                </wp:positionV>
                <wp:extent cx="4732020" cy="1322705"/>
                <wp:effectExtent l="0" t="0" r="0" b="0"/>
                <wp:wrapTopAndBottom/>
                <wp:docPr id="1240364954" name="群組 3"/>
                <wp:cNvGraphicFramePr/>
                <a:graphic xmlns:a="http://schemas.openxmlformats.org/drawingml/2006/main">
                  <a:graphicData uri="http://schemas.microsoft.com/office/word/2010/wordprocessingGroup">
                    <wpg:wgp>
                      <wpg:cNvGrpSpPr/>
                      <wpg:grpSpPr>
                        <a:xfrm>
                          <a:off x="0" y="0"/>
                          <a:ext cx="4732020" cy="1322705"/>
                          <a:chOff x="1" y="0"/>
                          <a:chExt cx="6190405" cy="1561465"/>
                        </a:xfrm>
                      </wpg:grpSpPr>
                      <pic:pic xmlns:pic="http://schemas.openxmlformats.org/drawingml/2006/picture">
                        <pic:nvPicPr>
                          <pic:cNvPr id="2016213168" name="圖片 3"/>
                          <pic:cNvPicPr>
                            <a:picLocks noChangeAspect="1"/>
                          </pic:cNvPicPr>
                        </pic:nvPicPr>
                        <pic:blipFill rotWithShape="1">
                          <a:blip r:embed="rId34" cstate="print">
                            <a:extLst>
                              <a:ext uri="{28A0092B-C50C-407E-A947-70E740481C1C}">
                                <a14:useLocalDpi xmlns:a14="http://schemas.microsoft.com/office/drawing/2010/main" val="0"/>
                              </a:ext>
                            </a:extLst>
                          </a:blip>
                          <a:srcRect l="9479" t="34473" r="2541" b="46077"/>
                          <a:stretch/>
                        </pic:blipFill>
                        <pic:spPr bwMode="auto">
                          <a:xfrm>
                            <a:off x="1" y="182880"/>
                            <a:ext cx="2263179" cy="13760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90925166" name="圖片 3"/>
                          <pic:cNvPicPr>
                            <a:picLocks noChangeAspect="1"/>
                          </pic:cNvPicPr>
                        </pic:nvPicPr>
                        <pic:blipFill rotWithShape="1">
                          <a:blip r:embed="rId34" cstate="print">
                            <a:extLst>
                              <a:ext uri="{28A0092B-C50C-407E-A947-70E740481C1C}">
                                <a14:useLocalDpi xmlns:a14="http://schemas.microsoft.com/office/drawing/2010/main" val="0"/>
                              </a:ext>
                            </a:extLst>
                          </a:blip>
                          <a:srcRect l="9551" t="53658" b="25267"/>
                          <a:stretch/>
                        </pic:blipFill>
                        <pic:spPr bwMode="auto">
                          <a:xfrm>
                            <a:off x="2461260" y="263572"/>
                            <a:ext cx="2020570" cy="129471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96049041" name="圖片 3"/>
                          <pic:cNvPicPr>
                            <a:picLocks noChangeAspect="1"/>
                          </pic:cNvPicPr>
                        </pic:nvPicPr>
                        <pic:blipFill rotWithShape="1">
                          <a:blip r:embed="rId34" cstate="print">
                            <a:extLst>
                              <a:ext uri="{28A0092B-C50C-407E-A947-70E740481C1C}">
                                <a14:useLocalDpi xmlns:a14="http://schemas.microsoft.com/office/drawing/2010/main" val="0"/>
                              </a:ext>
                            </a:extLst>
                          </a:blip>
                          <a:srcRect l="9106" t="72881" r="14269"/>
                          <a:stretch/>
                        </pic:blipFill>
                        <pic:spPr bwMode="auto">
                          <a:xfrm>
                            <a:off x="4587240" y="0"/>
                            <a:ext cx="1603166" cy="15614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CE9EFAD" id="群組 3" o:spid="_x0000_s1026" style="position:absolute;margin-left:26.55pt;margin-top:65.4pt;width:372.6pt;height:104.15pt;z-index:251674624;mso-width-relative:margin;mso-height-relative:margin" coordorigin="" coordsize="61904,156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">
                <v:shape id="圖片 3" o:spid="_x0000_s1027" type="#_x0000_t75" style="position:absolute;top:1828;width:22631;height:13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">
                  <v:imagedata r:id="rId35" o:title="" croptop="22592f" cropbottom="30197f" cropleft="6212f" cropright="1665f"/>
                </v:shape>
                <v:shape id="圖片 3" o:spid="_x0000_s1028" type="#_x0000_t75" style="position:absolute;left:24612;top:2635;width:20206;height:12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">
                  <v:imagedata r:id="rId35" o:title="" croptop="35165f" cropbottom="16559f" cropleft="6259f"/>
                </v:shape>
                <v:shape id="圖片 3" o:spid="_x0000_s1029" type="#_x0000_t75" style="position:absolute;left:45872;width:16032;height:15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">
                  <v:imagedata r:id="rId35" o:title="" croptop="47763f" cropleft="5968f" cropright="9351f"/>
                </v:shape>
                <w10:wrap type="topAndBottom"/>
              </v:group>
            </w:pict>
          </mc:Fallback>
        </mc:AlternateContent>
      </w:r>
      <w:r w:rsidR="00F37823">
        <w:rPr>
          <w:rFonts w:hint="eastAsia"/>
          <w:noProof/>
          <w:lang w:val="zh-TW"/>
        </w:rPr>
        <mc:AlternateContent>
          <mc:Choice Requires="wpg">
            <w:drawing>
              <wp:anchor distT="0" distB="0" distL="114300" distR="114300" simplePos="0" relativeHeight="251658246" behindDoc="0" locked="0" layoutInCell="1" allowOverlap="1" wp14:anchorId="09C996E0" wp14:editId="381171B3">
                <wp:simplePos x="0" y="0"/>
                <wp:positionH relativeFrom="column">
                  <wp:posOffset>237490</wp:posOffset>
                </wp:positionH>
                <wp:positionV relativeFrom="page">
                  <wp:posOffset>3322955</wp:posOffset>
                </wp:positionV>
                <wp:extent cx="4878000" cy="1249200"/>
                <wp:effectExtent l="0" t="0" r="0" b="8255"/>
                <wp:wrapTopAndBottom/>
                <wp:docPr id="395188055" name="群組 3"/>
                <wp:cNvGraphicFramePr/>
                <a:graphic xmlns:a="http://schemas.openxmlformats.org/drawingml/2006/main">
                  <a:graphicData uri="http://schemas.microsoft.com/office/word/2010/wordprocessingGroup">
                    <wpg:wgp>
                      <wpg:cNvGrpSpPr/>
                      <wpg:grpSpPr>
                        <a:xfrm>
                          <a:off x="0" y="0"/>
                          <a:ext cx="4878000" cy="1249200"/>
                          <a:chOff x="173731" y="0"/>
                          <a:chExt cx="6568699" cy="1561465"/>
                        </a:xfrm>
                      </wpg:grpSpPr>
                      <pic:pic xmlns:pic="http://schemas.openxmlformats.org/drawingml/2006/picture">
                        <pic:nvPicPr>
                          <pic:cNvPr id="54502614" name="圖片 3"/>
                          <pic:cNvPicPr>
                            <a:picLocks noChangeAspect="1"/>
                          </pic:cNvPicPr>
                        </pic:nvPicPr>
                        <pic:blipFill rotWithShape="1">
                          <a:blip r:embed="rId34" cstate="print">
                            <a:extLst>
                              <a:ext uri="{28A0092B-C50C-407E-A947-70E740481C1C}">
                                <a14:useLocalDpi xmlns:a14="http://schemas.microsoft.com/office/drawing/2010/main" val="0"/>
                              </a:ext>
                            </a:extLst>
                          </a:blip>
                          <a:srcRect l="10605" t="34473" r="-1" b="46077"/>
                          <a:stretch/>
                        </pic:blipFill>
                        <pic:spPr bwMode="auto">
                          <a:xfrm>
                            <a:off x="173731" y="182880"/>
                            <a:ext cx="2299594" cy="13760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73874883" name="圖片 3"/>
                          <pic:cNvPicPr>
                            <a:picLocks noChangeAspect="1"/>
                          </pic:cNvPicPr>
                        </pic:nvPicPr>
                        <pic:blipFill rotWithShape="1">
                          <a:blip r:embed="rId34" cstate="print">
                            <a:extLst>
                              <a:ext uri="{28A0092B-C50C-407E-A947-70E740481C1C}">
                                <a14:useLocalDpi xmlns:a14="http://schemas.microsoft.com/office/drawing/2010/main" val="0"/>
                              </a:ext>
                            </a:extLst>
                          </a:blip>
                          <a:srcRect t="52345" b="25267"/>
                          <a:stretch/>
                        </pic:blipFill>
                        <pic:spPr bwMode="auto">
                          <a:xfrm>
                            <a:off x="2468880" y="182880"/>
                            <a:ext cx="2233930" cy="13754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03870015" name="圖片 3"/>
                          <pic:cNvPicPr>
                            <a:picLocks noChangeAspect="1"/>
                          </pic:cNvPicPr>
                        </pic:nvPicPr>
                        <pic:blipFill rotWithShape="1">
                          <a:blip r:embed="rId34" cstate="print">
                            <a:extLst>
                              <a:ext uri="{28A0092B-C50C-407E-A947-70E740481C1C}">
                                <a14:useLocalDpi xmlns:a14="http://schemas.microsoft.com/office/drawing/2010/main" val="0"/>
                              </a:ext>
                            </a:extLst>
                          </a:blip>
                          <a:srcRect t="72881" r="10829"/>
                          <a:stretch/>
                        </pic:blipFill>
                        <pic:spPr bwMode="auto">
                          <a:xfrm>
                            <a:off x="4876800" y="0"/>
                            <a:ext cx="1865630" cy="15614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76B58AD" id="群組 3" o:spid="_x0000_s1026" style="position:absolute;margin-left:18.7pt;margin-top:261.65pt;width:384.1pt;height:98.35pt;z-index:251674624;mso-position-vertical-relative:page;mso-width-relative:margin;mso-height-relative:margin" coordorigin="1737" coordsize="65686,156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">
                <v:shape id="圖片 3" o:spid="_x0000_s1027" type="#_x0000_t75" style="position:absolute;left:1737;top:1828;width:22996;height:13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">
                  <v:imagedata r:id="rId36" o:title="" croptop="22592f" cropbottom="30197f" cropleft="6950f" cropright="-1f"/>
                </v:shape>
                <v:shape id="圖片 3" o:spid="_x0000_s1028" type="#_x0000_t75" style="position:absolute;left:24688;top:1828;width:22340;height:13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">
                  <v:imagedata r:id="rId36" o:title="" croptop="34305f" cropbottom="16559f"/>
                </v:shape>
                <v:shape id="圖片 3" o:spid="_x0000_s1029" type="#_x0000_t75" style="position:absolute;left:48768;width:18656;height:15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">
                  <v:imagedata r:id="rId36" o:title="" croptop="47763f" cropright="7097f"/>
                </v:shape>
                <w10:wrap type="topAndBottom" anchory="page"/>
              </v:group>
            </w:pict>
          </mc:Fallback>
        </mc:AlternateContent>
      </w:r>
      <w:r w:rsidR="00713C23" w:rsidRPr="00713C23">
        <w:rPr>
          <w:rFonts w:hint="eastAsia"/>
        </w:rPr>
        <w:t>這種即時評估特別適合口語練習，幫助使用者了解自己的發音優缺點，逐步提升發音的準確性和自然度。系統也設計了持續練習的機制，鼓勵反覆練習，以達到最佳學習效果，建立良好的口語表達能力。</w:t>
      </w:r>
    </w:p>
    <w:p w14:paraId="093F28A7" w14:textId="036C1DF3" w:rsidR="00CF30A2" w:rsidRDefault="00CF30A2" w:rsidP="007703E9">
      <w:pPr>
        <w:ind w:firstLine="480"/>
        <w:jc w:val="center"/>
      </w:pPr>
      <w:r w:rsidRPr="001C7A76">
        <w:rPr>
          <w:rFonts w:hint="eastAsia"/>
        </w:rPr>
        <w:t>圖</w:t>
      </w:r>
      <w:r>
        <w:rPr>
          <w:rFonts w:hint="eastAsia"/>
        </w:rPr>
        <w:t>5</w:t>
      </w:r>
      <w:r w:rsidRPr="001C7A76">
        <w:rPr>
          <w:rFonts w:hint="eastAsia"/>
        </w:rPr>
        <w:t>：</w:t>
      </w:r>
      <w:r>
        <w:rPr>
          <w:rFonts w:hint="eastAsia"/>
        </w:rPr>
        <w:t>跟讀練習展示圖</w:t>
      </w:r>
    </w:p>
    <w:p w14:paraId="3041EAC0" w14:textId="35A8011B" w:rsidR="00B42C5F" w:rsidRPr="001C7A76" w:rsidRDefault="00100646" w:rsidP="00210BAB">
      <w:pPr>
        <w:pStyle w:val="2"/>
      </w:pPr>
      <w:r w:rsidRPr="001C7A76">
        <w:rPr>
          <w:rFonts w:hint="eastAsia"/>
        </w:rPr>
        <w:t>現有英語學習應用比較</w:t>
      </w:r>
    </w:p>
    <w:p w14:paraId="67CC144F" w14:textId="77777777" w:rsidR="005F17FA" w:rsidRPr="005F17FA" w:rsidRDefault="005F17FA" w:rsidP="005F17FA">
      <w:pPr>
        <w:ind w:firstLine="480"/>
      </w:pPr>
      <w:r w:rsidRPr="005F17FA">
        <w:t>在展示本系統的功能與特點後，本節將本研究開發的</w:t>
      </w:r>
      <w:r w:rsidRPr="005F17FA">
        <w:t>LINE Bot</w:t>
      </w:r>
      <w:r w:rsidRPr="005F17FA">
        <w:t>與市場上主流的英語學習應用（</w:t>
      </w:r>
      <w:r w:rsidRPr="005F17FA">
        <w:t>Speak</w:t>
      </w:r>
      <w:r w:rsidRPr="005F17FA">
        <w:t>、</w:t>
      </w:r>
      <w:r w:rsidRPr="005F17FA">
        <w:t>Toko</w:t>
      </w:r>
      <w:r w:rsidRPr="005F17FA">
        <w:t>及</w:t>
      </w:r>
      <w:r w:rsidRPr="005F17FA">
        <w:t>ELSA</w:t>
      </w:r>
      <w:r w:rsidRPr="005F17FA">
        <w:t>）進行比較分析，以明確本系統的差異化優勢與價值。</w:t>
      </w:r>
    </w:p>
    <w:p w14:paraId="1B340ACB" w14:textId="77777777" w:rsidR="005F17FA" w:rsidRPr="001C7A76" w:rsidRDefault="005F17FA" w:rsidP="005F17FA">
      <w:pPr>
        <w:ind w:firstLine="480"/>
      </w:pPr>
      <w:r w:rsidRPr="005F17FA">
        <w:t>Speak</w:t>
      </w:r>
      <w:r w:rsidRPr="005F17FA">
        <w:t>專注於對話練習，提供</w:t>
      </w:r>
      <w:r w:rsidRPr="005F17FA">
        <w:t>AI</w:t>
      </w:r>
      <w:r w:rsidRPr="005F17FA">
        <w:t>模擬對話和發音評估功能；</w:t>
      </w:r>
      <w:r w:rsidRPr="005F17FA">
        <w:t>Toko</w:t>
      </w:r>
      <w:r w:rsidRPr="005F17FA">
        <w:t>提供多語言支援和遊戲化學習元素，具有社群互動功能；</w:t>
      </w:r>
      <w:r w:rsidRPr="005F17FA">
        <w:t>ELSA</w:t>
      </w:r>
      <w:r w:rsidRPr="005F17FA">
        <w:t>則專注於發音訓練，提供精確的發音診斷和反饋。這些應用均需下載專用</w:t>
      </w:r>
      <w:r w:rsidRPr="005F17FA">
        <w:t>APP</w:t>
      </w:r>
      <w:r w:rsidRPr="005F17FA">
        <w:t>並創建帳號，且多數核心功能需要付費訂閱。</w:t>
      </w:r>
    </w:p>
    <w:p w14:paraId="38B3C776" w14:textId="0B93923E" w:rsidR="00946BB1" w:rsidRPr="00B53CDB" w:rsidRDefault="00B53CDB" w:rsidP="00B53CDB">
      <w:pPr>
        <w:ind w:firstLine="480"/>
        <w:jc w:val="center"/>
      </w:pPr>
      <w:r w:rsidRPr="005F17FA">
        <w:t>表</w:t>
      </w:r>
      <w:r w:rsidRPr="005F17FA">
        <w:t>1</w:t>
      </w:r>
      <w:r w:rsidRPr="005F17FA">
        <w:t>：本系統與現有英語學習應用比較</w:t>
      </w:r>
    </w:p>
    <w:tbl>
      <w:tblPr>
        <w:tblStyle w:val="a9"/>
        <w:tblW w:w="8642" w:type="dxa"/>
        <w:jc w:val="center"/>
        <w:tblLook w:val="04A0" w:firstRow="1" w:lastRow="0" w:firstColumn="1" w:lastColumn="0" w:noHBand="0" w:noVBand="1"/>
      </w:tblPr>
      <w:tblGrid>
        <w:gridCol w:w="1399"/>
        <w:gridCol w:w="1715"/>
        <w:gridCol w:w="1559"/>
        <w:gridCol w:w="1559"/>
        <w:gridCol w:w="2410"/>
      </w:tblGrid>
      <w:tr w:rsidR="0033676B" w:rsidRPr="001C7A76" w14:paraId="7063B696" w14:textId="77777777" w:rsidTr="007803D8">
        <w:trPr>
          <w:jc w:val="center"/>
        </w:trPr>
        <w:tc>
          <w:tcPr>
            <w:tcW w:w="1399" w:type="dxa"/>
          </w:tcPr>
          <w:p w14:paraId="15F614B0" w14:textId="5268F0BC" w:rsidR="0033676B" w:rsidRPr="001C7A76" w:rsidRDefault="0033676B" w:rsidP="0033676B">
            <w:pPr>
              <w:ind w:firstLineChars="0" w:firstLine="0"/>
              <w:jc w:val="center"/>
            </w:pPr>
            <w:r w:rsidRPr="001C7A76">
              <w:rPr>
                <w:rFonts w:hint="eastAsia"/>
              </w:rPr>
              <w:t>比較項目</w:t>
            </w:r>
          </w:p>
        </w:tc>
        <w:tc>
          <w:tcPr>
            <w:tcW w:w="1715" w:type="dxa"/>
          </w:tcPr>
          <w:p w14:paraId="1C846979" w14:textId="0C383C6A" w:rsidR="0033676B" w:rsidRPr="001C7A76" w:rsidRDefault="0033676B" w:rsidP="0033676B">
            <w:pPr>
              <w:ind w:firstLineChars="0" w:firstLine="0"/>
              <w:jc w:val="center"/>
            </w:pPr>
            <w:r w:rsidRPr="001C7A76">
              <w:t>Speak</w:t>
            </w:r>
          </w:p>
        </w:tc>
        <w:tc>
          <w:tcPr>
            <w:tcW w:w="1559" w:type="dxa"/>
          </w:tcPr>
          <w:p w14:paraId="1ECF1004" w14:textId="0F307F03" w:rsidR="0033676B" w:rsidRPr="001C7A76" w:rsidRDefault="0033676B" w:rsidP="0033676B">
            <w:pPr>
              <w:ind w:firstLineChars="0" w:firstLine="0"/>
              <w:jc w:val="center"/>
            </w:pPr>
            <w:r w:rsidRPr="001C7A76">
              <w:t>Toko</w:t>
            </w:r>
          </w:p>
        </w:tc>
        <w:tc>
          <w:tcPr>
            <w:tcW w:w="1559" w:type="dxa"/>
          </w:tcPr>
          <w:p w14:paraId="08A620C1" w14:textId="48089781" w:rsidR="0033676B" w:rsidRPr="001C7A76" w:rsidRDefault="0033676B" w:rsidP="0033676B">
            <w:pPr>
              <w:ind w:firstLineChars="0" w:firstLine="0"/>
              <w:jc w:val="center"/>
            </w:pPr>
            <w:r w:rsidRPr="001C7A76">
              <w:t>ELSA</w:t>
            </w:r>
          </w:p>
        </w:tc>
        <w:tc>
          <w:tcPr>
            <w:tcW w:w="2410" w:type="dxa"/>
          </w:tcPr>
          <w:p w14:paraId="68434189" w14:textId="792F3C83" w:rsidR="0033676B" w:rsidRPr="001C7A76" w:rsidRDefault="00AF3176" w:rsidP="0033676B">
            <w:pPr>
              <w:ind w:firstLineChars="0" w:firstLine="0"/>
              <w:jc w:val="center"/>
            </w:pPr>
            <w:r>
              <w:rPr>
                <w:rFonts w:hint="eastAsia"/>
              </w:rPr>
              <w:t>本研究</w:t>
            </w:r>
            <w:r w:rsidR="002A12C7" w:rsidRPr="001C7A76">
              <w:rPr>
                <w:rFonts w:hint="eastAsia"/>
              </w:rPr>
              <w:t>英語學習</w:t>
            </w:r>
          </w:p>
        </w:tc>
      </w:tr>
      <w:tr w:rsidR="0033676B" w:rsidRPr="001C7A76" w14:paraId="7840D0D3" w14:textId="77777777" w:rsidTr="007803D8">
        <w:trPr>
          <w:jc w:val="center"/>
        </w:trPr>
        <w:tc>
          <w:tcPr>
            <w:tcW w:w="1399" w:type="dxa"/>
          </w:tcPr>
          <w:p w14:paraId="3C6096E6" w14:textId="7E35EF5D" w:rsidR="0033676B" w:rsidRPr="001C7A76" w:rsidRDefault="0033676B" w:rsidP="0033676B">
            <w:pPr>
              <w:ind w:firstLineChars="0" w:firstLine="0"/>
              <w:jc w:val="center"/>
            </w:pPr>
            <w:r w:rsidRPr="001C7A76">
              <w:rPr>
                <w:rFonts w:hint="eastAsia"/>
              </w:rPr>
              <w:t>平台</w:t>
            </w:r>
          </w:p>
        </w:tc>
        <w:tc>
          <w:tcPr>
            <w:tcW w:w="1715" w:type="dxa"/>
          </w:tcPr>
          <w:p w14:paraId="6089B983" w14:textId="450773A3" w:rsidR="0033676B" w:rsidRPr="001C7A76" w:rsidRDefault="0033676B" w:rsidP="0033676B">
            <w:pPr>
              <w:ind w:firstLineChars="0" w:firstLine="0"/>
              <w:jc w:val="center"/>
            </w:pPr>
            <w:r w:rsidRPr="001C7A76">
              <w:t>需下載</w:t>
            </w:r>
            <w:r w:rsidRPr="001C7A76">
              <w:rPr>
                <w:rFonts w:hint="eastAsia"/>
              </w:rPr>
              <w:t>APP</w:t>
            </w:r>
          </w:p>
        </w:tc>
        <w:tc>
          <w:tcPr>
            <w:tcW w:w="1559" w:type="dxa"/>
          </w:tcPr>
          <w:p w14:paraId="1E9ECD21" w14:textId="0E3C909A" w:rsidR="0033676B" w:rsidRPr="001C7A76" w:rsidRDefault="0033676B" w:rsidP="0033676B">
            <w:pPr>
              <w:ind w:firstLineChars="0" w:firstLine="0"/>
              <w:jc w:val="center"/>
            </w:pPr>
            <w:r w:rsidRPr="001C7A76">
              <w:t>需下載</w:t>
            </w:r>
            <w:r w:rsidRPr="001C7A76">
              <w:rPr>
                <w:rFonts w:hint="eastAsia"/>
              </w:rPr>
              <w:t>APP</w:t>
            </w:r>
          </w:p>
        </w:tc>
        <w:tc>
          <w:tcPr>
            <w:tcW w:w="1559" w:type="dxa"/>
          </w:tcPr>
          <w:p w14:paraId="4D302C1A" w14:textId="6D6C53A5" w:rsidR="0033676B" w:rsidRPr="001C7A76" w:rsidRDefault="0033676B" w:rsidP="0033676B">
            <w:pPr>
              <w:ind w:firstLineChars="0" w:firstLine="0"/>
              <w:jc w:val="center"/>
              <w:rPr>
                <w:b/>
                <w:bCs/>
              </w:rPr>
            </w:pPr>
            <w:r w:rsidRPr="001C7A76">
              <w:t>需下載</w:t>
            </w:r>
            <w:r w:rsidRPr="001C7A76">
              <w:rPr>
                <w:rFonts w:hint="eastAsia"/>
              </w:rPr>
              <w:t>APP</w:t>
            </w:r>
          </w:p>
        </w:tc>
        <w:tc>
          <w:tcPr>
            <w:tcW w:w="2410" w:type="dxa"/>
          </w:tcPr>
          <w:p w14:paraId="4C18B55D" w14:textId="16CC8119" w:rsidR="0033676B" w:rsidRPr="001C7A76" w:rsidRDefault="0033676B" w:rsidP="0033676B">
            <w:pPr>
              <w:ind w:firstLineChars="0" w:firstLine="0"/>
              <w:jc w:val="center"/>
            </w:pPr>
            <w:r w:rsidRPr="001C7A76">
              <w:rPr>
                <w:rFonts w:hint="eastAsia"/>
              </w:rPr>
              <w:t>Line Bot</w:t>
            </w:r>
            <w:r w:rsidRPr="001C7A76">
              <w:t>，無需額外下載</w:t>
            </w:r>
          </w:p>
        </w:tc>
      </w:tr>
      <w:tr w:rsidR="0033676B" w:rsidRPr="001C7A76" w14:paraId="7703C90D" w14:textId="77777777" w:rsidTr="007803D8">
        <w:trPr>
          <w:jc w:val="center"/>
        </w:trPr>
        <w:tc>
          <w:tcPr>
            <w:tcW w:w="1399" w:type="dxa"/>
          </w:tcPr>
          <w:p w14:paraId="69982C28" w14:textId="3D562C73" w:rsidR="0033676B" w:rsidRPr="001C7A76" w:rsidRDefault="0033676B" w:rsidP="0033676B">
            <w:pPr>
              <w:ind w:firstLineChars="0" w:firstLine="0"/>
              <w:jc w:val="center"/>
            </w:pPr>
            <w:r w:rsidRPr="001C7A76">
              <w:t>主要功</w:t>
            </w:r>
            <w:r w:rsidRPr="001C7A76">
              <w:rPr>
                <w:rFonts w:hint="eastAsia"/>
              </w:rPr>
              <w:t>能</w:t>
            </w:r>
          </w:p>
        </w:tc>
        <w:tc>
          <w:tcPr>
            <w:tcW w:w="1715" w:type="dxa"/>
          </w:tcPr>
          <w:p w14:paraId="0DE2DDF7" w14:textId="38BC78ED" w:rsidR="0033676B" w:rsidRPr="001C7A76" w:rsidRDefault="0033676B" w:rsidP="0033676B">
            <w:pPr>
              <w:ind w:firstLineChars="0" w:firstLine="0"/>
              <w:jc w:val="center"/>
            </w:pPr>
            <w:r w:rsidRPr="001C7A76">
              <w:t>對話練習、發音評估</w:t>
            </w:r>
          </w:p>
        </w:tc>
        <w:tc>
          <w:tcPr>
            <w:tcW w:w="1559" w:type="dxa"/>
          </w:tcPr>
          <w:p w14:paraId="536A01A1" w14:textId="64D3A835" w:rsidR="0033676B" w:rsidRPr="001C7A76" w:rsidRDefault="0033676B" w:rsidP="0033676B">
            <w:pPr>
              <w:ind w:firstLineChars="0" w:firstLine="0"/>
              <w:jc w:val="center"/>
            </w:pPr>
            <w:r w:rsidRPr="001C7A76">
              <w:t>對話練習、</w:t>
            </w:r>
          </w:p>
        </w:tc>
        <w:tc>
          <w:tcPr>
            <w:tcW w:w="1559" w:type="dxa"/>
          </w:tcPr>
          <w:p w14:paraId="24CD6078" w14:textId="5D3942B2" w:rsidR="0033676B" w:rsidRPr="001C7A76" w:rsidRDefault="0033676B" w:rsidP="0033676B">
            <w:pPr>
              <w:ind w:firstLineChars="0" w:firstLine="0"/>
              <w:jc w:val="center"/>
            </w:pPr>
            <w:r w:rsidRPr="001C7A76">
              <w:t>發音訓練</w:t>
            </w:r>
          </w:p>
        </w:tc>
        <w:tc>
          <w:tcPr>
            <w:tcW w:w="2410" w:type="dxa"/>
          </w:tcPr>
          <w:p w14:paraId="75FAB368" w14:textId="39C17136" w:rsidR="0033676B" w:rsidRPr="001C7A76" w:rsidRDefault="0033676B" w:rsidP="0033676B">
            <w:pPr>
              <w:ind w:firstLineChars="0" w:firstLine="0"/>
              <w:jc w:val="center"/>
            </w:pPr>
            <w:r w:rsidRPr="001C7A76">
              <w:t>對話、單字造句、跟讀三大功能</w:t>
            </w:r>
          </w:p>
        </w:tc>
      </w:tr>
      <w:tr w:rsidR="0033676B" w:rsidRPr="001C7A76" w14:paraId="4EF575C6" w14:textId="77777777" w:rsidTr="007803D8">
        <w:trPr>
          <w:jc w:val="center"/>
        </w:trPr>
        <w:tc>
          <w:tcPr>
            <w:tcW w:w="1399" w:type="dxa"/>
          </w:tcPr>
          <w:p w14:paraId="6744E929" w14:textId="5B031817" w:rsidR="0033676B" w:rsidRPr="001C7A76" w:rsidRDefault="0033676B" w:rsidP="0033676B">
            <w:pPr>
              <w:ind w:firstLineChars="0" w:firstLine="0"/>
              <w:jc w:val="center"/>
            </w:pPr>
            <w:r w:rsidRPr="001C7A76">
              <w:rPr>
                <w:rFonts w:hint="eastAsia"/>
              </w:rPr>
              <w:t>價格模式</w:t>
            </w:r>
          </w:p>
        </w:tc>
        <w:tc>
          <w:tcPr>
            <w:tcW w:w="1715" w:type="dxa"/>
          </w:tcPr>
          <w:p w14:paraId="59B1CA65" w14:textId="72C29FBA" w:rsidR="0033676B" w:rsidRPr="001C7A76" w:rsidRDefault="0033676B" w:rsidP="0033676B">
            <w:pPr>
              <w:ind w:firstLineChars="0" w:firstLine="0"/>
              <w:jc w:val="center"/>
            </w:pPr>
            <w:r w:rsidRPr="001C7A76">
              <w:t>訂閱制</w:t>
            </w:r>
          </w:p>
        </w:tc>
        <w:tc>
          <w:tcPr>
            <w:tcW w:w="1559" w:type="dxa"/>
          </w:tcPr>
          <w:p w14:paraId="14AE723D" w14:textId="6903DA2E" w:rsidR="0033676B" w:rsidRPr="001C7A76" w:rsidRDefault="0033676B" w:rsidP="0033676B">
            <w:pPr>
              <w:ind w:firstLineChars="0" w:firstLine="0"/>
              <w:jc w:val="center"/>
            </w:pPr>
            <w:r w:rsidRPr="001C7A76">
              <w:t>訂閱制</w:t>
            </w:r>
          </w:p>
        </w:tc>
        <w:tc>
          <w:tcPr>
            <w:tcW w:w="1559" w:type="dxa"/>
          </w:tcPr>
          <w:p w14:paraId="03615712" w14:textId="4D2493F6" w:rsidR="0033676B" w:rsidRPr="001C7A76" w:rsidRDefault="0033676B" w:rsidP="0033676B">
            <w:pPr>
              <w:ind w:firstLineChars="0" w:firstLine="0"/>
              <w:jc w:val="center"/>
            </w:pPr>
            <w:r w:rsidRPr="001C7A76">
              <w:t>訂閱制</w:t>
            </w:r>
          </w:p>
        </w:tc>
        <w:tc>
          <w:tcPr>
            <w:tcW w:w="2410" w:type="dxa"/>
          </w:tcPr>
          <w:p w14:paraId="4855F6E6" w14:textId="2BE3F874" w:rsidR="0033676B" w:rsidRPr="001C7A76" w:rsidRDefault="0033676B" w:rsidP="0033676B">
            <w:pPr>
              <w:ind w:firstLineChars="0" w:firstLine="0"/>
              <w:jc w:val="center"/>
            </w:pPr>
            <w:r w:rsidRPr="001C7A76">
              <w:t>完全免費</w:t>
            </w:r>
          </w:p>
        </w:tc>
      </w:tr>
      <w:tr w:rsidR="0033676B" w:rsidRPr="001C7A76" w14:paraId="59FD3F51" w14:textId="77777777" w:rsidTr="007803D8">
        <w:trPr>
          <w:jc w:val="center"/>
        </w:trPr>
        <w:tc>
          <w:tcPr>
            <w:tcW w:w="1399" w:type="dxa"/>
          </w:tcPr>
          <w:p w14:paraId="39B4154E" w14:textId="10A7843A" w:rsidR="0033676B" w:rsidRPr="001C7A76" w:rsidRDefault="0033676B" w:rsidP="0033676B">
            <w:pPr>
              <w:ind w:firstLineChars="0" w:firstLine="0"/>
              <w:jc w:val="center"/>
            </w:pPr>
            <w:r w:rsidRPr="001C7A76">
              <w:rPr>
                <w:rFonts w:hint="eastAsia"/>
              </w:rPr>
              <w:t>目標用戶</w:t>
            </w:r>
          </w:p>
        </w:tc>
        <w:tc>
          <w:tcPr>
            <w:tcW w:w="1715" w:type="dxa"/>
          </w:tcPr>
          <w:p w14:paraId="4CA22C26" w14:textId="7FAEB50F" w:rsidR="0033676B" w:rsidRPr="001C7A76" w:rsidRDefault="0033676B" w:rsidP="0033676B">
            <w:pPr>
              <w:ind w:firstLineChars="0" w:firstLine="0"/>
              <w:jc w:val="center"/>
            </w:pPr>
            <w:r w:rsidRPr="001C7A76">
              <w:t>廣泛</w:t>
            </w:r>
          </w:p>
        </w:tc>
        <w:tc>
          <w:tcPr>
            <w:tcW w:w="1559" w:type="dxa"/>
          </w:tcPr>
          <w:p w14:paraId="04848D58" w14:textId="58EA576E" w:rsidR="0033676B" w:rsidRPr="001C7A76" w:rsidRDefault="0033676B" w:rsidP="0033676B">
            <w:pPr>
              <w:ind w:firstLineChars="0" w:firstLine="0"/>
              <w:jc w:val="center"/>
            </w:pPr>
            <w:r w:rsidRPr="001C7A76">
              <w:t>廣泛</w:t>
            </w:r>
          </w:p>
        </w:tc>
        <w:tc>
          <w:tcPr>
            <w:tcW w:w="1559" w:type="dxa"/>
          </w:tcPr>
          <w:p w14:paraId="6C2F0CC8" w14:textId="31428E70" w:rsidR="0033676B" w:rsidRPr="001C7A76" w:rsidRDefault="0033676B" w:rsidP="0033676B">
            <w:pPr>
              <w:ind w:firstLineChars="0" w:firstLine="0"/>
              <w:jc w:val="center"/>
            </w:pPr>
            <w:r w:rsidRPr="001C7A76">
              <w:t>廣泛</w:t>
            </w:r>
          </w:p>
        </w:tc>
        <w:tc>
          <w:tcPr>
            <w:tcW w:w="2410" w:type="dxa"/>
          </w:tcPr>
          <w:p w14:paraId="640A4E1D" w14:textId="48A9CE10" w:rsidR="0033676B" w:rsidRPr="001C7A76" w:rsidRDefault="0033676B" w:rsidP="0033676B">
            <w:pPr>
              <w:tabs>
                <w:tab w:val="left" w:pos="216"/>
              </w:tabs>
              <w:ind w:firstLineChars="0" w:firstLine="0"/>
              <w:jc w:val="center"/>
            </w:pPr>
            <w:r w:rsidRPr="001C7A76">
              <w:t>英語初學者</w:t>
            </w:r>
          </w:p>
        </w:tc>
      </w:tr>
    </w:tbl>
    <w:p w14:paraId="36E32885" w14:textId="77777777" w:rsidR="00946BB1" w:rsidRPr="005F17FA" w:rsidRDefault="00946BB1" w:rsidP="0033676B">
      <w:pPr>
        <w:ind w:firstLineChars="0" w:firstLine="0"/>
      </w:pPr>
    </w:p>
    <w:p w14:paraId="528D1697" w14:textId="77777777" w:rsidR="005F17FA" w:rsidRPr="001C7A76" w:rsidRDefault="005F17FA" w:rsidP="0033676B">
      <w:pPr>
        <w:ind w:firstLine="480"/>
      </w:pPr>
      <w:r w:rsidRPr="001C7A76">
        <w:t>從比較結果可見，本系統在多方面具有差異化優勢：</w:t>
      </w:r>
    </w:p>
    <w:p w14:paraId="09A8837D" w14:textId="11464A13" w:rsidR="005F17FA" w:rsidRPr="001C7A76" w:rsidRDefault="005F17FA" w:rsidP="0033676B">
      <w:pPr>
        <w:ind w:firstLine="480"/>
      </w:pPr>
      <w:r w:rsidRPr="001C7A76">
        <w:t>低使用門檻：基於台灣使用率超過</w:t>
      </w:r>
      <w:r w:rsidRPr="001C7A76">
        <w:t>90%</w:t>
      </w:r>
      <w:r w:rsidRPr="001C7A76">
        <w:t>的</w:t>
      </w:r>
      <w:r w:rsidRPr="001C7A76">
        <w:t>LINE</w:t>
      </w:r>
      <w:r w:rsidRPr="001C7A76">
        <w:t>平台，無需額外下載應用或創建帳號，使學習過程更加便捷，特別適合數位工具使用經驗有限的</w:t>
      </w:r>
      <w:r w:rsidR="0096588B" w:rsidRPr="001C7A76">
        <w:rPr>
          <w:rFonts w:hint="eastAsia"/>
        </w:rPr>
        <w:t>初學者</w:t>
      </w:r>
      <w:r w:rsidRPr="001C7A76">
        <w:t>。</w:t>
      </w:r>
    </w:p>
    <w:p w14:paraId="20C903B7" w14:textId="77777777" w:rsidR="005F17FA" w:rsidRPr="001C7A76" w:rsidRDefault="005F17FA" w:rsidP="0033676B">
      <w:pPr>
        <w:ind w:firstLine="480"/>
      </w:pPr>
      <w:r w:rsidRPr="001C7A76">
        <w:lastRenderedPageBreak/>
        <w:t>功能整合：系統成功整合英語對話練習、單字造句練習及跟讀練習三大功能，提供全方位的語言能力培養，而非僅專注於單一技能。</w:t>
      </w:r>
    </w:p>
    <w:p w14:paraId="5265C446" w14:textId="77777777" w:rsidR="005F17FA" w:rsidRPr="001C7A76" w:rsidRDefault="005F17FA" w:rsidP="0033676B">
      <w:pPr>
        <w:ind w:firstLine="480"/>
      </w:pPr>
      <w:r w:rsidRPr="001C7A76">
        <w:t>零成本學習：系統提供完全免費的學習體驗，消除了經濟障礙，使優質英語學習資源更加普及。</w:t>
      </w:r>
    </w:p>
    <w:p w14:paraId="25279B28" w14:textId="77777777" w:rsidR="005F17FA" w:rsidRPr="001C7A76" w:rsidRDefault="005F17FA" w:rsidP="0033676B">
      <w:pPr>
        <w:ind w:firstLine="480"/>
      </w:pPr>
      <w:r w:rsidRPr="001C7A76">
        <w:t>儘管如此，相較於商業化應用，本系統在學習數據分析、離線功能支援及遊戲化元素方面仍有進步空間。未來的系統優化將考慮這些方向，進一步提升整體學習體驗。</w:t>
      </w:r>
    </w:p>
    <w:p w14:paraId="48090A6D" w14:textId="5F6FA711" w:rsidR="00B42C5F" w:rsidRDefault="005F17FA" w:rsidP="00D6422D">
      <w:pPr>
        <w:ind w:firstLine="480"/>
      </w:pPr>
      <w:r w:rsidRPr="001C7A76">
        <w:t>總結而言，本研究開發的</w:t>
      </w:r>
      <w:r w:rsidRPr="001C7A76">
        <w:t>LINE Bot</w:t>
      </w:r>
      <w:r w:rsidRPr="001C7A76">
        <w:t>系統通過降低使用門檻、整合多元功能和先進技術，為英語初學者提供了一個便捷、實用的英語學習環境，有效解決了傳統學習中「缺乏練習機會」與「學習動機不足」的問題。</w:t>
      </w:r>
    </w:p>
    <w:p w14:paraId="2ECCF77B" w14:textId="5A2B8025" w:rsidR="00D6422D" w:rsidRPr="00D6422D" w:rsidRDefault="00D6422D" w:rsidP="00D6422D">
      <w:pPr>
        <w:ind w:firstLine="480"/>
      </w:pPr>
    </w:p>
    <w:p w14:paraId="2A27351B" w14:textId="7748C113" w:rsidR="00ED02A0" w:rsidRPr="001C7A76" w:rsidRDefault="00ED02A0" w:rsidP="00887C18">
      <w:pPr>
        <w:pStyle w:val="1"/>
        <w:ind w:left="246" w:right="240"/>
        <w:rPr>
          <w:rFonts w:ascii="Times New Roman" w:hAnsi="Times New Roman"/>
        </w:rPr>
      </w:pPr>
      <w:r w:rsidRPr="001C7A76">
        <w:rPr>
          <w:rFonts w:ascii="Times New Roman" w:hAnsi="Times New Roman" w:hint="eastAsia"/>
        </w:rPr>
        <w:t>使用者回饋與改善建議</w:t>
      </w:r>
    </w:p>
    <w:p w14:paraId="5B248A28" w14:textId="35373585" w:rsidR="00AE248C" w:rsidRPr="00210BAB" w:rsidRDefault="00AE248C" w:rsidP="00210BAB">
      <w:pPr>
        <w:pStyle w:val="2"/>
      </w:pPr>
      <w:r w:rsidRPr="00210BAB">
        <w:rPr>
          <w:rFonts w:hint="eastAsia"/>
        </w:rPr>
        <w:t>訪談發現</w:t>
      </w:r>
    </w:p>
    <w:p w14:paraId="23D50DA1" w14:textId="77777777" w:rsidR="00AE248C" w:rsidRPr="007703E9" w:rsidRDefault="00AE248C" w:rsidP="00C67C9B">
      <w:pPr>
        <w:pStyle w:val="3"/>
        <w:ind w:left="480"/>
      </w:pPr>
      <w:r w:rsidRPr="007703E9">
        <w:rPr>
          <w:rFonts w:hint="eastAsia"/>
        </w:rPr>
        <w:t xml:space="preserve">(1) </w:t>
      </w:r>
      <w:r w:rsidRPr="007703E9">
        <w:rPr>
          <w:rFonts w:hint="eastAsia"/>
        </w:rPr>
        <w:t>系統優勢與正面體驗</w:t>
      </w:r>
    </w:p>
    <w:p w14:paraId="4B8D4C98" w14:textId="03EED0E5" w:rsidR="008C4CA4" w:rsidRPr="008C4CA4" w:rsidRDefault="008C4CA4" w:rsidP="008C4CA4">
      <w:pPr>
        <w:ind w:firstLine="480"/>
      </w:pPr>
      <w:r w:rsidRPr="008C4CA4">
        <w:rPr>
          <w:rFonts w:hint="eastAsia"/>
        </w:rPr>
        <w:t>訪談後我們發現，使用者普遍給了正面評價，也提出了不少實用建議。</w:t>
      </w:r>
    </w:p>
    <w:p w14:paraId="15F0B146" w14:textId="03C5F264" w:rsidR="008C4CA4" w:rsidRPr="008C4CA4" w:rsidRDefault="008C4CA4" w:rsidP="008C4CA4">
      <w:pPr>
        <w:ind w:firstLine="480"/>
      </w:pPr>
      <w:r w:rsidRPr="008C4CA4">
        <w:rPr>
          <w:rFonts w:hint="eastAsia"/>
        </w:rPr>
        <w:t>使用者很喜歡系統基於</w:t>
      </w:r>
      <w:r w:rsidRPr="008C4CA4">
        <w:rPr>
          <w:rFonts w:hint="eastAsia"/>
        </w:rPr>
        <w:t>LINE</w:t>
      </w:r>
      <w:r w:rsidRPr="008C4CA4">
        <w:rPr>
          <w:rFonts w:hint="eastAsia"/>
        </w:rPr>
        <w:t>平台這點，不用另外下載</w:t>
      </w:r>
      <w:r w:rsidRPr="008C4CA4">
        <w:rPr>
          <w:rFonts w:hint="eastAsia"/>
        </w:rPr>
        <w:t>APP</w:t>
      </w:r>
      <w:r w:rsidRPr="008C4CA4">
        <w:rPr>
          <w:rFonts w:hint="eastAsia"/>
        </w:rPr>
        <w:t>就能學英文，使用起來超方便。界面設計簡單明瞭，新手也能立刻上手，不需要花時間摸索。大家都讚賞系統回應很流暢自然，會理解對話上下文，感覺像在跟真人聊天一樣，而不是冰冷的機器回應。系統的即時反饋也讓學習變得更有互動感，學習者能馬上知道自己哪裡需要改進。</w:t>
      </w:r>
    </w:p>
    <w:p w14:paraId="60A31099" w14:textId="3E461544" w:rsidR="008C4CA4" w:rsidRPr="008C4CA4" w:rsidRDefault="008C4CA4" w:rsidP="008C4CA4">
      <w:pPr>
        <w:ind w:firstLine="480"/>
      </w:pPr>
      <w:r w:rsidRPr="008C4CA4">
        <w:rPr>
          <w:rFonts w:hint="eastAsia"/>
        </w:rPr>
        <w:t>不同程度的學習者對功能有不同喜好。英文初學者最愛「跟讀練習」，他們覺得看到即時的發音評分和改進建議很實用，可以明確知道怎麼修正發音。中級學習者則偏好「對話練習」，認為能在真實情境中應用所學，把課本知識變成實際對談能力。高級學習者則對「單字造句」功能評價最高，特別欣賞其中詳細的語法解析，能幫他們更精確地表達複雜概念。</w:t>
      </w:r>
    </w:p>
    <w:p w14:paraId="79DCB7A3" w14:textId="2C569D2B" w:rsidR="008C4CA4" w:rsidRPr="008C4CA4" w:rsidRDefault="008C4CA4" w:rsidP="008C4CA4">
      <w:pPr>
        <w:ind w:firstLine="480"/>
      </w:pPr>
      <w:r w:rsidRPr="008C4CA4">
        <w:rPr>
          <w:rFonts w:hint="eastAsia"/>
        </w:rPr>
        <w:t>使用系統一段時間後，學習者表示看到了實際進步：發音變準了（尤其是原本很難發的音），過去只認得但不會用的單字現在能主動應用了，語法理解和表達能力也明顯進步，最重要的是學習信心和動力都增強了。這顯示系統能全面提升不同面向的語言能力，幫助使用者踏實地進步。</w:t>
      </w:r>
    </w:p>
    <w:p w14:paraId="32E527C6" w14:textId="3E631385" w:rsidR="008C4CA4" w:rsidRPr="008C4CA4" w:rsidRDefault="008C4CA4" w:rsidP="00D6422D">
      <w:pPr>
        <w:ind w:firstLine="480"/>
      </w:pPr>
      <w:r w:rsidRPr="008C4CA4">
        <w:rPr>
          <w:rFonts w:hint="eastAsia"/>
        </w:rPr>
        <w:t>所有受訪者都肯定系統很容易上手，特別是因為</w:t>
      </w:r>
      <w:r w:rsidRPr="008C4CA4">
        <w:rPr>
          <w:rFonts w:hint="eastAsia"/>
        </w:rPr>
        <w:t>LINE</w:t>
      </w:r>
      <w:r w:rsidRPr="008C4CA4">
        <w:rPr>
          <w:rFonts w:hint="eastAsia"/>
        </w:rPr>
        <w:t>是大家每天都在用的平台，不需要另外適應新軟體。中高級的英文學習者特別驚訝系統能這麼好地理解對話脈絡並給出相關回應，讓他們的學習體驗更加流暢。</w:t>
      </w:r>
    </w:p>
    <w:p w14:paraId="07C061C3" w14:textId="5D176D51" w:rsidR="00D54AF3" w:rsidRPr="001C7A76" w:rsidRDefault="00D54AF3" w:rsidP="00C67C9B">
      <w:pPr>
        <w:pStyle w:val="3"/>
        <w:ind w:left="424"/>
      </w:pPr>
      <w:r w:rsidRPr="001C7A76">
        <w:rPr>
          <w:rFonts w:hint="eastAsia"/>
        </w:rPr>
        <w:t>(</w:t>
      </w:r>
      <w:r w:rsidR="00D6422D">
        <w:rPr>
          <w:rFonts w:hint="eastAsia"/>
        </w:rPr>
        <w:t>2)</w:t>
      </w:r>
      <w:r w:rsidRPr="001C7A76">
        <w:rPr>
          <w:rFonts w:hint="eastAsia"/>
        </w:rPr>
        <w:t xml:space="preserve"> </w:t>
      </w:r>
      <w:r w:rsidRPr="001C7A76">
        <w:rPr>
          <w:rFonts w:hint="eastAsia"/>
        </w:rPr>
        <w:t>使用挑戰與系統限制</w:t>
      </w:r>
    </w:p>
    <w:p w14:paraId="00F109B2" w14:textId="05A5AB2E" w:rsidR="0030040F" w:rsidRDefault="00D54AF3" w:rsidP="00AF0241">
      <w:pPr>
        <w:ind w:firstLine="480"/>
      </w:pPr>
      <w:r w:rsidRPr="001C7A76">
        <w:rPr>
          <w:rFonts w:hint="eastAsia"/>
        </w:rPr>
        <w:t>儘管系統整體評價積極，受訪者仍指出了幾項</w:t>
      </w:r>
      <w:r w:rsidR="005D390C">
        <w:rPr>
          <w:rFonts w:hint="eastAsia"/>
        </w:rPr>
        <w:t>問題</w:t>
      </w:r>
      <w:r w:rsidRPr="001C7A76">
        <w:rPr>
          <w:rFonts w:hint="eastAsia"/>
        </w:rPr>
        <w:t>。</w:t>
      </w:r>
    </w:p>
    <w:p w14:paraId="395F9DEC" w14:textId="195E7614" w:rsidR="0030040F" w:rsidRDefault="00D54AF3" w:rsidP="00AF0241">
      <w:pPr>
        <w:ind w:firstLine="480"/>
      </w:pPr>
      <w:r w:rsidRPr="001C7A76">
        <w:rPr>
          <w:rFonts w:hint="eastAsia"/>
        </w:rPr>
        <w:t>首先，系統回應時間有時過長，特別是在處理複雜問題或語音識別時，這在</w:t>
      </w:r>
      <w:r w:rsidRPr="001C7A76">
        <w:rPr>
          <w:rFonts w:hint="eastAsia"/>
        </w:rPr>
        <w:lastRenderedPageBreak/>
        <w:t>一定程度上影響互動的流暢度和體驗。</w:t>
      </w:r>
    </w:p>
    <w:p w14:paraId="6A8130ED" w14:textId="36959E02" w:rsidR="0030040F" w:rsidRDefault="00D54AF3" w:rsidP="00AF0241">
      <w:pPr>
        <w:ind w:firstLine="480"/>
      </w:pPr>
      <w:r w:rsidRPr="001C7A76">
        <w:rPr>
          <w:rFonts w:hint="eastAsia"/>
        </w:rPr>
        <w:t>其次，系統</w:t>
      </w:r>
      <w:r w:rsidR="009223A9">
        <w:rPr>
          <w:rFonts w:hint="eastAsia"/>
        </w:rPr>
        <w:t>需要</w:t>
      </w:r>
      <w:r w:rsidRPr="001C7A76">
        <w:rPr>
          <w:rFonts w:hint="eastAsia"/>
        </w:rPr>
        <w:t>網</w:t>
      </w:r>
      <w:r w:rsidR="009223A9">
        <w:rPr>
          <w:rFonts w:hint="eastAsia"/>
        </w:rPr>
        <w:t>路</w:t>
      </w:r>
      <w:r w:rsidRPr="001C7A76">
        <w:rPr>
          <w:rFonts w:hint="eastAsia"/>
        </w:rPr>
        <w:t>，依賴在線服務提供功能，缺乏離線模式使</w:t>
      </w:r>
      <w:r w:rsidR="009223A9">
        <w:rPr>
          <w:rFonts w:hint="eastAsia"/>
        </w:rPr>
        <w:t>得</w:t>
      </w:r>
      <w:r w:rsidRPr="001C7A76">
        <w:rPr>
          <w:rFonts w:hint="eastAsia"/>
        </w:rPr>
        <w:t>在網</w:t>
      </w:r>
      <w:r w:rsidR="009223A9">
        <w:rPr>
          <w:rFonts w:hint="eastAsia"/>
        </w:rPr>
        <w:t>路</w:t>
      </w:r>
      <w:r w:rsidRPr="001C7A76">
        <w:rPr>
          <w:rFonts w:hint="eastAsia"/>
        </w:rPr>
        <w:t>不穩定或不可用環境中</w:t>
      </w:r>
      <w:r w:rsidR="009223A9">
        <w:rPr>
          <w:rFonts w:hint="eastAsia"/>
        </w:rPr>
        <w:t>使用不穩定</w:t>
      </w:r>
      <w:r w:rsidRPr="001C7A76">
        <w:rPr>
          <w:rFonts w:hint="eastAsia"/>
        </w:rPr>
        <w:t>。</w:t>
      </w:r>
    </w:p>
    <w:p w14:paraId="7A732305" w14:textId="52977737" w:rsidR="00D54AF3" w:rsidRPr="001C7A76" w:rsidRDefault="00D54AF3" w:rsidP="00AF0241">
      <w:pPr>
        <w:ind w:firstLine="480"/>
      </w:pPr>
      <w:r w:rsidRPr="001C7A76">
        <w:rPr>
          <w:rFonts w:hint="eastAsia"/>
        </w:rPr>
        <w:t>此外，</w:t>
      </w:r>
      <w:r w:rsidR="009223A9">
        <w:rPr>
          <w:rFonts w:hint="eastAsia"/>
        </w:rPr>
        <w:t>沒有</w:t>
      </w:r>
      <w:r w:rsidRPr="001C7A76">
        <w:rPr>
          <w:rFonts w:hint="eastAsia"/>
        </w:rPr>
        <w:t>學習進度追踪和分析功能有限，</w:t>
      </w:r>
      <w:r w:rsidR="009223A9">
        <w:rPr>
          <w:rFonts w:hint="eastAsia"/>
        </w:rPr>
        <w:t>很難謂</w:t>
      </w:r>
      <w:r w:rsidRPr="001C7A76">
        <w:rPr>
          <w:rFonts w:hint="eastAsia"/>
        </w:rPr>
        <w:t>使用者提供長期學習成效的評估和進步軌跡。</w:t>
      </w:r>
    </w:p>
    <w:p w14:paraId="2E1364F6" w14:textId="5EB8FED2" w:rsidR="00D54AF3" w:rsidRPr="001C7A76" w:rsidRDefault="00D54AF3" w:rsidP="00210BAB">
      <w:pPr>
        <w:pStyle w:val="3"/>
        <w:ind w:left="424"/>
      </w:pPr>
      <w:r w:rsidRPr="001C7A76">
        <w:rPr>
          <w:rFonts w:hint="eastAsia"/>
        </w:rPr>
        <w:t>(</w:t>
      </w:r>
      <w:r w:rsidR="00D6422D">
        <w:rPr>
          <w:rFonts w:hint="eastAsia"/>
        </w:rPr>
        <w:t>3</w:t>
      </w:r>
      <w:r w:rsidRPr="001C7A76">
        <w:rPr>
          <w:rFonts w:hint="eastAsia"/>
        </w:rPr>
        <w:t xml:space="preserve">) </w:t>
      </w:r>
      <w:r w:rsidRPr="001C7A76">
        <w:rPr>
          <w:rFonts w:hint="eastAsia"/>
        </w:rPr>
        <w:t>改進建議</w:t>
      </w:r>
    </w:p>
    <w:p w14:paraId="7AB4133E" w14:textId="77777777" w:rsidR="0030040F" w:rsidRDefault="00D54AF3" w:rsidP="00D54AF3">
      <w:pPr>
        <w:ind w:firstLine="480"/>
      </w:pPr>
      <w:r w:rsidRPr="001C7A76">
        <w:rPr>
          <w:rFonts w:hint="eastAsia"/>
        </w:rPr>
        <w:t>受訪者提出了多項具建設性的改進建議。</w:t>
      </w:r>
    </w:p>
    <w:p w14:paraId="36CD0826" w14:textId="5F005240" w:rsidR="0030040F" w:rsidRDefault="00D54AF3" w:rsidP="00D54AF3">
      <w:pPr>
        <w:ind w:firstLine="480"/>
      </w:pPr>
      <w:r w:rsidRPr="001C7A76">
        <w:rPr>
          <w:rFonts w:hint="eastAsia"/>
        </w:rPr>
        <w:t>首先</w:t>
      </w:r>
      <w:r w:rsidR="009861E8">
        <w:rPr>
          <w:rFonts w:hint="eastAsia"/>
        </w:rPr>
        <w:t>，</w:t>
      </w:r>
      <w:r w:rsidRPr="001C7A76">
        <w:rPr>
          <w:rFonts w:hint="eastAsia"/>
        </w:rPr>
        <w:t>加入學習進度追踪和分析</w:t>
      </w:r>
      <w:r w:rsidR="00CA6A91">
        <w:rPr>
          <w:rFonts w:hint="eastAsia"/>
        </w:rPr>
        <w:t>學習情況的</w:t>
      </w:r>
      <w:r w:rsidRPr="001C7A76">
        <w:rPr>
          <w:rFonts w:hint="eastAsia"/>
        </w:rPr>
        <w:t>功能，提供視覺化學習報告，幫助學習者</w:t>
      </w:r>
      <w:r w:rsidR="001317AB">
        <w:rPr>
          <w:rFonts w:hint="eastAsia"/>
        </w:rPr>
        <w:t>查看學習情況</w:t>
      </w:r>
      <w:r w:rsidRPr="001C7A76">
        <w:rPr>
          <w:rFonts w:hint="eastAsia"/>
        </w:rPr>
        <w:t>並</w:t>
      </w:r>
      <w:r w:rsidR="001317AB">
        <w:rPr>
          <w:rFonts w:hint="eastAsia"/>
        </w:rPr>
        <w:t>且可以</w:t>
      </w:r>
      <w:r w:rsidRPr="001C7A76">
        <w:rPr>
          <w:rFonts w:hint="eastAsia"/>
        </w:rPr>
        <w:t>調整學習策略。</w:t>
      </w:r>
    </w:p>
    <w:p w14:paraId="0B931EB8" w14:textId="77777777" w:rsidR="0030040F" w:rsidRDefault="00D54AF3" w:rsidP="00D54AF3">
      <w:pPr>
        <w:ind w:firstLine="480"/>
      </w:pPr>
      <w:r w:rsidRPr="001C7A76">
        <w:rPr>
          <w:rFonts w:hint="eastAsia"/>
        </w:rPr>
        <w:t>其次是改進語音識別準確率，特別是針對非標準發音的識別能力，使系統能更好地適應初學者和不同口音的使用者。縮短系統回應時間也被認為是提高互動流暢度的重要方向。</w:t>
      </w:r>
    </w:p>
    <w:p w14:paraId="7176043E" w14:textId="10CDFC4A" w:rsidR="00D54AF3" w:rsidRPr="001C7A76" w:rsidRDefault="00D54AF3" w:rsidP="00D54AF3">
      <w:pPr>
        <w:ind w:firstLine="480"/>
      </w:pPr>
      <w:r w:rsidRPr="001C7A76">
        <w:rPr>
          <w:rFonts w:hint="eastAsia"/>
        </w:rPr>
        <w:t>此外，開發部分離線功能以減少對網</w:t>
      </w:r>
      <w:r w:rsidR="006047E2">
        <w:rPr>
          <w:rFonts w:hint="eastAsia"/>
        </w:rPr>
        <w:t>路</w:t>
      </w:r>
      <w:r w:rsidRPr="001C7A76">
        <w:rPr>
          <w:rFonts w:hint="eastAsia"/>
        </w:rPr>
        <w:t>的依賴，也被視為增強系統實用性的關鍵要素。</w:t>
      </w:r>
    </w:p>
    <w:p w14:paraId="68857D84" w14:textId="77777777" w:rsidR="00AF0241" w:rsidRPr="001C7A76" w:rsidRDefault="00AF0241" w:rsidP="00D81E66">
      <w:pPr>
        <w:pStyle w:val="2"/>
        <w:numPr>
          <w:ilvl w:val="0"/>
          <w:numId w:val="0"/>
        </w:numPr>
      </w:pPr>
      <w:r w:rsidRPr="001C7A76">
        <w:rPr>
          <w:rFonts w:hint="eastAsia"/>
        </w:rPr>
        <w:t xml:space="preserve">2. </w:t>
      </w:r>
      <w:r w:rsidRPr="001C7A76">
        <w:rPr>
          <w:rFonts w:hint="eastAsia"/>
        </w:rPr>
        <w:t>小結</w:t>
      </w:r>
    </w:p>
    <w:p w14:paraId="642D0DCA" w14:textId="77777777" w:rsidR="00AF0241" w:rsidRPr="001C7A76" w:rsidRDefault="00AF0241" w:rsidP="00210BAB">
      <w:pPr>
        <w:pStyle w:val="3"/>
        <w:ind w:left="424"/>
      </w:pPr>
      <w:r w:rsidRPr="001C7A76">
        <w:rPr>
          <w:rFonts w:hint="eastAsia"/>
        </w:rPr>
        <w:t xml:space="preserve">(1) </w:t>
      </w:r>
      <w:r w:rsidRPr="001C7A76">
        <w:rPr>
          <w:rFonts w:hint="eastAsia"/>
        </w:rPr>
        <w:t>總結訪談發現與改進方向的價值</w:t>
      </w:r>
    </w:p>
    <w:p w14:paraId="5E6203A4" w14:textId="77777777" w:rsidR="009477EF" w:rsidRDefault="00AF0241" w:rsidP="00E5142D">
      <w:pPr>
        <w:ind w:firstLine="480"/>
      </w:pPr>
      <w:r w:rsidRPr="001C7A76">
        <w:rPr>
          <w:rFonts w:hint="eastAsia"/>
        </w:rPr>
        <w:t>本研究通過深度訪談揭示了基於</w:t>
      </w:r>
      <w:r w:rsidRPr="001C7A76">
        <w:rPr>
          <w:rFonts w:hint="eastAsia"/>
        </w:rPr>
        <w:t>LINE Bot</w:t>
      </w:r>
      <w:r w:rsidRPr="001C7A76">
        <w:rPr>
          <w:rFonts w:hint="eastAsia"/>
        </w:rPr>
        <w:t>的英語學習系統在實際應用中的優勢與挑戰。系統的主要優勢在於其便利性、自然的互動體驗和多樣化的學習功能，這些特點有效降低了英語學習的門檻，增強了學習動機。</w:t>
      </w:r>
    </w:p>
    <w:p w14:paraId="2F76DA3F" w14:textId="55EEE510" w:rsidR="00AF0241" w:rsidRPr="001C7A76" w:rsidRDefault="00AF0241" w:rsidP="00E5142D">
      <w:pPr>
        <w:ind w:firstLine="480"/>
      </w:pPr>
      <w:r w:rsidRPr="001C7A76">
        <w:rPr>
          <w:rFonts w:hint="eastAsia"/>
        </w:rPr>
        <w:t>同時，研究也識別出需要改進的關鍵領域，包括語音識別技術優化、</w:t>
      </w:r>
      <w:r w:rsidR="009477EF">
        <w:rPr>
          <w:rFonts w:hint="eastAsia"/>
        </w:rPr>
        <w:t>開發</w:t>
      </w:r>
      <w:r w:rsidR="008C5F9D">
        <w:rPr>
          <w:rFonts w:hint="eastAsia"/>
        </w:rPr>
        <w:t>離線功能</w:t>
      </w:r>
      <w:r w:rsidRPr="001C7A76">
        <w:rPr>
          <w:rFonts w:hint="eastAsia"/>
        </w:rPr>
        <w:t>和功能擴展等。</w:t>
      </w:r>
    </w:p>
    <w:p w14:paraId="7D9F70E2" w14:textId="77777777" w:rsidR="00AF0241" w:rsidRPr="001C7A76" w:rsidRDefault="00AF0241" w:rsidP="00E5142D">
      <w:pPr>
        <w:ind w:firstLine="480"/>
      </w:pPr>
      <w:r w:rsidRPr="001C7A76">
        <w:rPr>
          <w:rFonts w:hint="eastAsia"/>
        </w:rPr>
        <w:t>受訪者的反饋為系統的後續開發提供了明確方向：一方面需要通過技術改進提升基本使用體驗，如縮短回應時間、增強離線功能；另一方面應加強個性化學習路徑設計和遊戲化元素整合，以增強學習動機和持續性。這些針對性的改進建議具有重要的實用價值，可直接指導系統的迭代優化過程，提升整體教育效果。</w:t>
      </w:r>
    </w:p>
    <w:p w14:paraId="68BA91AC" w14:textId="08818C0B" w:rsidR="00AF0241" w:rsidRPr="001C7A76" w:rsidRDefault="00AF0241" w:rsidP="00D81E66">
      <w:pPr>
        <w:pStyle w:val="3"/>
        <w:ind w:left="424"/>
      </w:pPr>
      <w:r w:rsidRPr="001C7A76">
        <w:rPr>
          <w:rFonts w:hint="eastAsia"/>
        </w:rPr>
        <w:t xml:space="preserve">(2) </w:t>
      </w:r>
      <w:r w:rsidRPr="001C7A76">
        <w:rPr>
          <w:rFonts w:hint="eastAsia"/>
        </w:rPr>
        <w:t>討論研究方法的優勢與局限性</w:t>
      </w:r>
    </w:p>
    <w:p w14:paraId="58737230" w14:textId="621131EA" w:rsidR="00AF0241" w:rsidRPr="001C7A76" w:rsidRDefault="00AF0241" w:rsidP="00E5142D">
      <w:pPr>
        <w:ind w:firstLine="480"/>
      </w:pPr>
      <w:r w:rsidRPr="001C7A76">
        <w:rPr>
          <w:rFonts w:hint="eastAsia"/>
        </w:rPr>
        <w:t>本研究採用深度個案訪談方法收集使用者回饋，這種方法的優勢在於獲取了豐富、具體的使用體驗描述和改進建議，量化方法難以捕捉的使用細節和情感反應。訪談的半結構化設計既確保了核心問題的一致性，又為探索新興主題提供了必要的靈活性，使研究結果更為全面和深入。</w:t>
      </w:r>
    </w:p>
    <w:p w14:paraId="1AE9B9FC" w14:textId="02099108" w:rsidR="00AF0241" w:rsidRPr="001C7A76" w:rsidRDefault="00AF0241" w:rsidP="00AF0241">
      <w:pPr>
        <w:pStyle w:val="1"/>
        <w:ind w:left="246" w:right="240"/>
        <w:rPr>
          <w:rFonts w:ascii="Times New Roman" w:hAnsi="Times New Roman"/>
        </w:rPr>
      </w:pPr>
      <w:r w:rsidRPr="001C7A76">
        <w:rPr>
          <w:rFonts w:ascii="Times New Roman" w:hAnsi="Times New Roman" w:hint="eastAsia"/>
        </w:rPr>
        <w:t>結論</w:t>
      </w:r>
    </w:p>
    <w:p w14:paraId="46CC4CCF" w14:textId="77777777" w:rsidR="004C0C96" w:rsidRDefault="00B4397E" w:rsidP="00B4397E">
      <w:pPr>
        <w:ind w:firstLine="480"/>
      </w:pPr>
      <w:r w:rsidRPr="001C7A76">
        <w:rPr>
          <w:rFonts w:hint="eastAsia"/>
        </w:rPr>
        <w:t>本研究成功設計並實作了一個基於</w:t>
      </w:r>
      <w:r w:rsidRPr="001C7A76">
        <w:rPr>
          <w:rFonts w:hint="eastAsia"/>
        </w:rPr>
        <w:t>LINE Bot</w:t>
      </w:r>
      <w:r w:rsidRPr="001C7A76">
        <w:rPr>
          <w:rFonts w:hint="eastAsia"/>
        </w:rPr>
        <w:t>的英語學習系統，整合大型語言模型（</w:t>
      </w:r>
      <w:r w:rsidRPr="001C7A76">
        <w:rPr>
          <w:rFonts w:hint="eastAsia"/>
        </w:rPr>
        <w:t>LLM</w:t>
      </w:r>
      <w:r w:rsidRPr="001C7A76">
        <w:rPr>
          <w:rFonts w:hint="eastAsia"/>
        </w:rPr>
        <w:t>）、語音轉文字及文字轉語音技術，提供互動式英語學習環境。研究結果顯示，系統具有三項主要優勢：易用性與便利性、互動式學習體驗，以及多元化學習功能。系統充分利用</w:t>
      </w:r>
      <w:r w:rsidRPr="001C7A76">
        <w:rPr>
          <w:rFonts w:hint="eastAsia"/>
        </w:rPr>
        <w:t>LINE</w:t>
      </w:r>
      <w:r w:rsidRPr="001C7A76">
        <w:rPr>
          <w:rFonts w:hint="eastAsia"/>
        </w:rPr>
        <w:t>平台作為介面，免除使用者額外安裝應用程</w:t>
      </w:r>
      <w:r w:rsidRPr="001C7A76">
        <w:rPr>
          <w:rFonts w:hint="eastAsia"/>
        </w:rPr>
        <w:lastRenderedPageBreak/>
        <w:t>式的需求，大幅降低使用門檻，增強了學習的可及性。通過提供即時反饋和自然對話體驗，系統有效解決了傳統學習中缺乏練習機會的問題，創造出模擬真實語境的學習環境。</w:t>
      </w:r>
    </w:p>
    <w:p w14:paraId="4D47CF19" w14:textId="7CBA7F6E" w:rsidR="00DA66A4" w:rsidRDefault="00B4397E" w:rsidP="00DA66A4">
      <w:pPr>
        <w:ind w:firstLine="480"/>
      </w:pPr>
      <w:r w:rsidRPr="001C7A76">
        <w:rPr>
          <w:rFonts w:hint="eastAsia"/>
        </w:rPr>
        <w:t>此外，使用者訪談結果表明，不同英語程度的學習者對系統功能有不同偏好，說明系統能夠適應不同學習階段的需求，提供個性化的學習體驗。同時，系統也面臨一些挑戰，這些問題指出了未來系統優化的主要方向，也反映了當前</w:t>
      </w:r>
      <w:r w:rsidRPr="001C7A76">
        <w:rPr>
          <w:rFonts w:hint="eastAsia"/>
        </w:rPr>
        <w:t>AI</w:t>
      </w:r>
      <w:r w:rsidRPr="001C7A76">
        <w:rPr>
          <w:rFonts w:hint="eastAsia"/>
        </w:rPr>
        <w:t>輔助語言學習系統普遍面臨的技術限制。</w:t>
      </w:r>
    </w:p>
    <w:p w14:paraId="4E74FB2C" w14:textId="0B26B573" w:rsidR="00B4397E" w:rsidRPr="001C7A76" w:rsidRDefault="00B4397E" w:rsidP="00B4397E">
      <w:pPr>
        <w:ind w:firstLine="480"/>
      </w:pPr>
      <w:r w:rsidRPr="001C7A76">
        <w:rPr>
          <w:rFonts w:hint="eastAsia"/>
        </w:rPr>
        <w:t>本研究為人工智慧技術在語言教育領域的應用提供了實證案例，證明了通過提示工程技術可有效引導</w:t>
      </w:r>
      <w:r w:rsidRPr="001C7A76">
        <w:rPr>
          <w:rFonts w:hint="eastAsia"/>
        </w:rPr>
        <w:t>AI</w:t>
      </w:r>
      <w:r w:rsidRPr="001C7A76">
        <w:rPr>
          <w:rFonts w:hint="eastAsia"/>
        </w:rPr>
        <w:t>生成適合教育目的的內容。未來研究方向包括優化語音識別技術以提高準確率，加強個性化學習路徑設計，以及進行更廣泛的實證研究以驗證系統的長期學習效果。隨著人工智慧技術的不斷發展，類似系統在教育領域的應用將更加廣泛，為語言學習帶來更加個性化、高效和愉悅的體驗。</w:t>
      </w:r>
    </w:p>
    <w:p w14:paraId="13AB67FA" w14:textId="51E000B4" w:rsidR="00B4397E" w:rsidRPr="001C7A76" w:rsidRDefault="00B4397E" w:rsidP="00B4397E">
      <w:pPr>
        <w:ind w:firstLine="480"/>
      </w:pPr>
    </w:p>
    <w:p w14:paraId="31D3CB5F" w14:textId="4ECE3DCD" w:rsidR="00103068" w:rsidRPr="00CC5CFC" w:rsidRDefault="00103068" w:rsidP="00B4397E">
      <w:pPr>
        <w:pStyle w:val="1"/>
        <w:ind w:left="246" w:right="240"/>
        <w:rPr>
          <w:rFonts w:ascii="Times New Roman" w:hAnsi="Times New Roman"/>
          <w:color w:val="000000" w:themeColor="text1"/>
        </w:rPr>
      </w:pPr>
      <w:r w:rsidRPr="00CC5CFC">
        <w:rPr>
          <w:rFonts w:ascii="Times New Roman" w:hAnsi="Times New Roman" w:hint="eastAsia"/>
          <w:color w:val="000000" w:themeColor="text1"/>
        </w:rPr>
        <w:t>參考文獻</w:t>
      </w:r>
    </w:p>
    <w:p w14:paraId="252DC099" w14:textId="77777777" w:rsidR="007F75E2" w:rsidRPr="00AB5D61" w:rsidRDefault="007F75E2" w:rsidP="007F75E2">
      <w:pPr>
        <w:pStyle w:val="3"/>
        <w:keepNext/>
        <w:suppressAutoHyphens w:val="0"/>
        <w:textAlignment w:val="auto"/>
      </w:pPr>
      <w:r w:rsidRPr="00AB5D61">
        <w:rPr>
          <w:rFonts w:hint="eastAsia"/>
        </w:rPr>
        <w:t>沈璐儀（</w:t>
      </w:r>
      <w:r w:rsidRPr="00AB5D61">
        <w:rPr>
          <w:rFonts w:hint="eastAsia"/>
        </w:rPr>
        <w:t>2020</w:t>
      </w:r>
      <w:r w:rsidRPr="00AB5D61">
        <w:rPr>
          <w:rFonts w:hint="eastAsia"/>
        </w:rPr>
        <w:t>）。運用英語學習</w:t>
      </w:r>
      <w:r w:rsidRPr="00AB5D61">
        <w:rPr>
          <w:rFonts w:hint="eastAsia"/>
        </w:rPr>
        <w:t>APP</w:t>
      </w:r>
      <w:r w:rsidRPr="00AB5D61">
        <w:rPr>
          <w:rFonts w:hint="eastAsia"/>
        </w:rPr>
        <w:t>提升高職生英語學習成效與學習態度之實驗研究</w:t>
      </w:r>
      <w:r w:rsidRPr="00AB5D61">
        <w:rPr>
          <w:rFonts w:hint="eastAsia"/>
        </w:rPr>
        <w:t>[</w:t>
      </w:r>
      <w:r w:rsidRPr="00AB5D61">
        <w:rPr>
          <w:rFonts w:hint="eastAsia"/>
        </w:rPr>
        <w:t>碩士論文</w:t>
      </w:r>
      <w:r w:rsidRPr="00AB5D61">
        <w:rPr>
          <w:rFonts w:hint="eastAsia"/>
        </w:rPr>
        <w:t>]</w:t>
      </w:r>
      <w:r w:rsidRPr="00AB5D61">
        <w:rPr>
          <w:rFonts w:hint="eastAsia"/>
        </w:rPr>
        <w:t>。</w:t>
      </w:r>
      <w:r w:rsidRPr="00AB5D61">
        <w:rPr>
          <w:rFonts w:hint="eastAsia"/>
        </w:rPr>
        <w:t>https://hdl.handle.net/11296/598uv3</w:t>
      </w:r>
    </w:p>
    <w:p w14:paraId="67427330" w14:textId="77777777" w:rsidR="007F75E2" w:rsidRPr="00AB5D61" w:rsidRDefault="007F75E2" w:rsidP="007F75E2">
      <w:pPr>
        <w:pStyle w:val="3"/>
        <w:keepNext/>
        <w:suppressAutoHyphens w:val="0"/>
        <w:textAlignment w:val="auto"/>
      </w:pPr>
      <w:r w:rsidRPr="00AB5D61">
        <w:rPr>
          <w:rFonts w:hint="eastAsia"/>
        </w:rPr>
        <w:t>周怡君（</w:t>
      </w:r>
      <w:r w:rsidRPr="00AB5D61">
        <w:rPr>
          <w:rFonts w:hint="eastAsia"/>
        </w:rPr>
        <w:t>2018</w:t>
      </w:r>
      <w:r w:rsidRPr="00AB5D61">
        <w:rPr>
          <w:rFonts w:hint="eastAsia"/>
        </w:rPr>
        <w:t>）。嘉義市中學生英語學習環境、英語學習動機與英語學習策略之相關研究</w:t>
      </w:r>
      <w:r w:rsidRPr="00AB5D61">
        <w:rPr>
          <w:rFonts w:hint="eastAsia"/>
        </w:rPr>
        <w:t>[</w:t>
      </w:r>
      <w:r w:rsidRPr="00AB5D61">
        <w:rPr>
          <w:rFonts w:hint="eastAsia"/>
        </w:rPr>
        <w:t>碩士論文，國立嘉義大學</w:t>
      </w:r>
      <w:r w:rsidRPr="00AB5D61">
        <w:rPr>
          <w:rFonts w:hint="eastAsia"/>
        </w:rPr>
        <w:t>]</w:t>
      </w:r>
      <w:r w:rsidRPr="00AB5D61">
        <w:rPr>
          <w:rFonts w:hint="eastAsia"/>
        </w:rPr>
        <w:t>。</w:t>
      </w:r>
      <w:r w:rsidRPr="00AB5D61">
        <w:rPr>
          <w:rFonts w:hint="eastAsia"/>
        </w:rPr>
        <w:t>https://hdl.handle.net/11296/zfzqtt</w:t>
      </w:r>
    </w:p>
    <w:p w14:paraId="7B49EED2" w14:textId="77777777" w:rsidR="007F75E2" w:rsidRPr="008714B9" w:rsidRDefault="007F75E2" w:rsidP="007F75E2">
      <w:pPr>
        <w:pStyle w:val="3"/>
        <w:keepNext/>
        <w:suppressAutoHyphens w:val="0"/>
        <w:textAlignment w:val="auto"/>
      </w:pPr>
      <w:r w:rsidRPr="00AB5D61">
        <w:rPr>
          <w:rFonts w:hint="eastAsia"/>
        </w:rPr>
        <w:t>彭怡寧（</w:t>
      </w:r>
      <w:r w:rsidRPr="00AB5D61">
        <w:rPr>
          <w:rFonts w:hint="eastAsia"/>
        </w:rPr>
        <w:t>2021</w:t>
      </w:r>
      <w:r w:rsidRPr="00AB5D61">
        <w:rPr>
          <w:rFonts w:hint="eastAsia"/>
        </w:rPr>
        <w:t>）。台灣高中生英語學習動機與學習策略的使用</w:t>
      </w:r>
      <w:r w:rsidRPr="00AB5D61">
        <w:rPr>
          <w:rFonts w:hint="eastAsia"/>
        </w:rPr>
        <w:t>[</w:t>
      </w:r>
      <w:r w:rsidRPr="00AB5D61">
        <w:rPr>
          <w:rFonts w:hint="eastAsia"/>
        </w:rPr>
        <w:t>碩士論文，國立臺灣師範大學</w:t>
      </w:r>
      <w:r w:rsidRPr="00AB5D61">
        <w:rPr>
          <w:rFonts w:hint="eastAsia"/>
        </w:rPr>
        <w:t>]</w:t>
      </w:r>
      <w:r w:rsidRPr="00AB5D61">
        <w:rPr>
          <w:rFonts w:hint="eastAsia"/>
        </w:rPr>
        <w:t>。</w:t>
      </w:r>
      <w:r w:rsidRPr="00AB5D61">
        <w:rPr>
          <w:rFonts w:hint="eastAsia"/>
        </w:rPr>
        <w:t>https://hdl.handle.net/11296/y832vy</w:t>
      </w:r>
    </w:p>
    <w:p w14:paraId="692FC476" w14:textId="57E97253" w:rsidR="00AB5D61" w:rsidRPr="00AB5D61" w:rsidRDefault="00AB5D61" w:rsidP="00404177">
      <w:pPr>
        <w:pStyle w:val="3"/>
        <w:keepNext/>
        <w:numPr>
          <w:ilvl w:val="0"/>
          <w:numId w:val="21"/>
        </w:numPr>
        <w:suppressAutoHyphens w:val="0"/>
        <w:textAlignment w:val="auto"/>
      </w:pPr>
      <w:r w:rsidRPr="00AB5D61">
        <w:t>Brown, A. V. (2009). Students' and teachers' perceptions of effective foreign language teaching: A comparison of ideals. The Modern Language Journal, 93(1), 46-60. https://doi.org/10.1111/j.1540-4781.2009.00827.x</w:t>
      </w:r>
    </w:p>
    <w:p w14:paraId="6890D488" w14:textId="77777777" w:rsidR="00AB5D61" w:rsidRPr="00AB5D61" w:rsidRDefault="00AB5D61" w:rsidP="00404177">
      <w:pPr>
        <w:pStyle w:val="3"/>
        <w:keepNext/>
        <w:numPr>
          <w:ilvl w:val="0"/>
          <w:numId w:val="21"/>
        </w:numPr>
        <w:suppressAutoHyphens w:val="0"/>
        <w:textAlignment w:val="auto"/>
      </w:pPr>
      <w:r w:rsidRPr="00AB5D61">
        <w:t>Jiang, Y., &amp; Dewaele, J.-M. (2020). The predictive power of sociobiographical and language variables on foreign language anxiety of Chinese university students. System, 89(1), 102207. https://doi.org/10.1016/j.system.2020.102207</w:t>
      </w:r>
    </w:p>
    <w:p w14:paraId="1736544E" w14:textId="77777777" w:rsidR="00AB5D61" w:rsidRPr="00AB5D61" w:rsidRDefault="00AB5D61" w:rsidP="00404177">
      <w:pPr>
        <w:pStyle w:val="3"/>
        <w:keepNext/>
        <w:numPr>
          <w:ilvl w:val="0"/>
          <w:numId w:val="21"/>
        </w:numPr>
        <w:suppressAutoHyphens w:val="0"/>
        <w:textAlignment w:val="auto"/>
      </w:pPr>
      <w:r w:rsidRPr="00AB5D61">
        <w:t>Katkov, S., Liotta, A., &amp; Vietti, A. (2024). Evaluating the robustness of ASR systems in adverse acoustic conditions. In 2024 Fifth International Conference on Signal Processing and Communication, IEEE.</w:t>
      </w:r>
    </w:p>
    <w:p w14:paraId="1A4CE138" w14:textId="77777777" w:rsidR="00AB5D61" w:rsidRPr="00AB5D61" w:rsidRDefault="00AB5D61" w:rsidP="00404177">
      <w:pPr>
        <w:pStyle w:val="3"/>
        <w:keepNext/>
        <w:numPr>
          <w:ilvl w:val="0"/>
          <w:numId w:val="21"/>
        </w:numPr>
        <w:suppressAutoHyphens w:val="0"/>
        <w:textAlignment w:val="auto"/>
      </w:pPr>
      <w:r w:rsidRPr="00AB5D61">
        <w:t>Krashen, S. D. (1985). The input hypothesis: Issues and implications. Longman.</w:t>
      </w:r>
    </w:p>
    <w:p w14:paraId="1268F39E" w14:textId="77777777" w:rsidR="00AB5D61" w:rsidRPr="00AB5D61" w:rsidRDefault="00AB5D61" w:rsidP="00404177">
      <w:pPr>
        <w:pStyle w:val="3"/>
        <w:keepNext/>
        <w:numPr>
          <w:ilvl w:val="0"/>
          <w:numId w:val="21"/>
        </w:numPr>
        <w:suppressAutoHyphens w:val="0"/>
        <w:textAlignment w:val="auto"/>
      </w:pPr>
      <w:r w:rsidRPr="00AB5D61">
        <w:t>Liu, P., Yuan, W., Fu, J., Jiang, Z., Hayashi, H., &amp; Neubig, G. (2023). Pre-train, prompt, and predict: A systematic survey of prompting methods in natural language processing. ACM Computing Surveys, 55(9), 1-35. https://doi.org/10.1145/3560815</w:t>
      </w:r>
    </w:p>
    <w:p w14:paraId="5F56B8CE" w14:textId="77777777" w:rsidR="00AB5D61" w:rsidRPr="00AB5D61" w:rsidRDefault="00AB5D61" w:rsidP="00404177">
      <w:pPr>
        <w:pStyle w:val="3"/>
        <w:keepNext/>
        <w:numPr>
          <w:ilvl w:val="0"/>
          <w:numId w:val="21"/>
        </w:numPr>
        <w:suppressAutoHyphens w:val="0"/>
        <w:textAlignment w:val="auto"/>
      </w:pPr>
      <w:r w:rsidRPr="00AB5D61">
        <w:t>Newton, J. (2013). Incidental vocabulary learning in classroom communication tasks. Language Teaching Research, 17(2), 164-187. https://doi.org/10.1177/1362168812460814</w:t>
      </w:r>
    </w:p>
    <w:p w14:paraId="1CFCB0D2" w14:textId="77777777" w:rsidR="00AB5D61" w:rsidRPr="00AB5D61" w:rsidRDefault="00AB5D61" w:rsidP="00404177">
      <w:pPr>
        <w:pStyle w:val="3"/>
        <w:keepNext/>
        <w:numPr>
          <w:ilvl w:val="0"/>
          <w:numId w:val="21"/>
        </w:numPr>
        <w:suppressAutoHyphens w:val="0"/>
        <w:textAlignment w:val="auto"/>
      </w:pPr>
      <w:r w:rsidRPr="00AB5D61">
        <w:t>Peng, Y., Tian, J., Yan, B., Berrebbi, D., Chang, X., Li, X., Shi, J., Arora, S., Chen, W., Sharma, R., Zhang, W., Sudo, Y., Shakeel, M., Jung, J., Maiti, S., &amp; Watanabe, S. (2023). Reproducing Whisper-style training using an open-source toolkit and publicly available data. arXiv preprint.</w:t>
      </w:r>
    </w:p>
    <w:p w14:paraId="2518370A" w14:textId="77777777" w:rsidR="00AB5D61" w:rsidRPr="00AB5D61" w:rsidRDefault="00AB5D61" w:rsidP="00404177">
      <w:pPr>
        <w:pStyle w:val="3"/>
        <w:keepNext/>
        <w:numPr>
          <w:ilvl w:val="0"/>
          <w:numId w:val="21"/>
        </w:numPr>
        <w:suppressAutoHyphens w:val="0"/>
        <w:textAlignment w:val="auto"/>
      </w:pPr>
      <w:r w:rsidRPr="00AB5D61">
        <w:t xml:space="preserve">Radford, A., Kim, J. W., Xu, T., Brockman, G., McLeavey, C., &amp; Sutskever, I. </w:t>
      </w:r>
      <w:r w:rsidRPr="00AB5D61">
        <w:lastRenderedPageBreak/>
        <w:t>(2022). Robust speech recognition via large-scale weak supervision. arXiv preprint arXiv:2212.04356.</w:t>
      </w:r>
    </w:p>
    <w:p w14:paraId="2D0450CD" w14:textId="77777777" w:rsidR="00AB5D61" w:rsidRPr="00AB5D61" w:rsidRDefault="00AB5D61" w:rsidP="00404177">
      <w:pPr>
        <w:pStyle w:val="3"/>
        <w:keepNext/>
        <w:numPr>
          <w:ilvl w:val="0"/>
          <w:numId w:val="21"/>
        </w:numPr>
        <w:suppressAutoHyphens w:val="0"/>
        <w:textAlignment w:val="auto"/>
      </w:pPr>
      <w:r w:rsidRPr="00AB5D61">
        <w:t>Teng, M. F. (2020). Retention of new words learned incidentally from reading: Word exposure frequency, L1 marginal glosses, and their combination. Language Teaching Research, 24(6), 785-812. https://doi.org/10.1177/1362168819829026</w:t>
      </w:r>
    </w:p>
    <w:p w14:paraId="2864F03D" w14:textId="1987DD7F" w:rsidR="00AB5D61" w:rsidRPr="00AB5D61" w:rsidRDefault="00AB5D61" w:rsidP="00404177">
      <w:pPr>
        <w:pStyle w:val="3"/>
        <w:keepNext/>
        <w:numPr>
          <w:ilvl w:val="0"/>
          <w:numId w:val="21"/>
        </w:numPr>
        <w:suppressAutoHyphens w:val="0"/>
        <w:textAlignment w:val="auto"/>
      </w:pPr>
      <w:r w:rsidRPr="00AB5D61">
        <w:t>Wei, J., Wang, X., Schuurmans, D., Bosma, M., Ichter, B., Xia, F., Chi, E. H., Le, Q. V., &amp; Zhou, D. (2022). Chain-of-thought prompting elicits reasoning in large language models. In Advances in Neural Information Processing Systems 35 (NeurIPS 2022). arXiv preprint arXiv:2201.11903.</w:t>
      </w:r>
      <w:r w:rsidRPr="00AB5D61">
        <w:rPr>
          <w:rFonts w:hint="eastAsia"/>
        </w:rPr>
        <w:t>沈璐儀（</w:t>
      </w:r>
      <w:r w:rsidRPr="00AB5D61">
        <w:rPr>
          <w:rFonts w:hint="eastAsia"/>
        </w:rPr>
        <w:t>2020</w:t>
      </w:r>
      <w:r w:rsidRPr="00AB5D61">
        <w:rPr>
          <w:rFonts w:hint="eastAsia"/>
        </w:rPr>
        <w:t>）。運用英語學習</w:t>
      </w:r>
      <w:r w:rsidRPr="00AB5D61">
        <w:rPr>
          <w:rFonts w:hint="eastAsia"/>
        </w:rPr>
        <w:t>APP</w:t>
      </w:r>
      <w:r w:rsidRPr="00AB5D61">
        <w:rPr>
          <w:rFonts w:hint="eastAsia"/>
        </w:rPr>
        <w:t>提升高職生英語學習成效與學習態度之實驗研究</w:t>
      </w:r>
      <w:r w:rsidRPr="00AB5D61">
        <w:rPr>
          <w:rFonts w:hint="eastAsia"/>
        </w:rPr>
        <w:t>[</w:t>
      </w:r>
      <w:r w:rsidRPr="00AB5D61">
        <w:rPr>
          <w:rFonts w:hint="eastAsia"/>
        </w:rPr>
        <w:t>碩士論文</w:t>
      </w:r>
      <w:r w:rsidRPr="00AB5D61">
        <w:rPr>
          <w:rFonts w:hint="eastAsia"/>
        </w:rPr>
        <w:t>]</w:t>
      </w:r>
      <w:r w:rsidRPr="00AB5D61">
        <w:rPr>
          <w:rFonts w:hint="eastAsia"/>
        </w:rPr>
        <w:t>。</w:t>
      </w:r>
      <w:r w:rsidRPr="00AB5D61">
        <w:rPr>
          <w:rFonts w:hint="eastAsia"/>
        </w:rPr>
        <w:t>https://hdl.handle.net/11296/598uv3</w:t>
      </w:r>
    </w:p>
    <w:p w14:paraId="43611007" w14:textId="77777777" w:rsidR="00AB5D61" w:rsidRPr="00AB5D61" w:rsidRDefault="00AB5D61" w:rsidP="00404177">
      <w:pPr>
        <w:pStyle w:val="3"/>
        <w:keepNext/>
        <w:numPr>
          <w:ilvl w:val="0"/>
          <w:numId w:val="21"/>
        </w:numPr>
        <w:suppressAutoHyphens w:val="0"/>
        <w:textAlignment w:val="auto"/>
      </w:pPr>
      <w:r w:rsidRPr="00AB5D61">
        <w:rPr>
          <w:rFonts w:hint="eastAsia"/>
        </w:rPr>
        <w:t>周怡君（</w:t>
      </w:r>
      <w:r w:rsidRPr="00AB5D61">
        <w:rPr>
          <w:rFonts w:hint="eastAsia"/>
        </w:rPr>
        <w:t>2018</w:t>
      </w:r>
      <w:r w:rsidRPr="00AB5D61">
        <w:rPr>
          <w:rFonts w:hint="eastAsia"/>
        </w:rPr>
        <w:t>）。嘉義市中學生英語學習環境、英語學習動機與英語學習策略之相關研究</w:t>
      </w:r>
      <w:r w:rsidRPr="00AB5D61">
        <w:rPr>
          <w:rFonts w:hint="eastAsia"/>
        </w:rPr>
        <w:t>[</w:t>
      </w:r>
      <w:r w:rsidRPr="00AB5D61">
        <w:rPr>
          <w:rFonts w:hint="eastAsia"/>
        </w:rPr>
        <w:t>碩士論文，國立嘉義大學</w:t>
      </w:r>
      <w:r w:rsidRPr="00AB5D61">
        <w:rPr>
          <w:rFonts w:hint="eastAsia"/>
        </w:rPr>
        <w:t>]</w:t>
      </w:r>
      <w:r w:rsidRPr="00AB5D61">
        <w:rPr>
          <w:rFonts w:hint="eastAsia"/>
        </w:rPr>
        <w:t>。</w:t>
      </w:r>
      <w:r w:rsidRPr="00AB5D61">
        <w:rPr>
          <w:rFonts w:hint="eastAsia"/>
        </w:rPr>
        <w:t>https://hdl.handle.net/11296/zfzqtt</w:t>
      </w:r>
    </w:p>
    <w:p w14:paraId="26E0996D" w14:textId="7DB0BB66" w:rsidR="00A713BD" w:rsidRPr="009A3DA8" w:rsidRDefault="00AB5D61" w:rsidP="00404177">
      <w:pPr>
        <w:pStyle w:val="3"/>
        <w:keepNext/>
        <w:numPr>
          <w:ilvl w:val="0"/>
          <w:numId w:val="21"/>
        </w:numPr>
        <w:suppressAutoHyphens w:val="0"/>
        <w:textAlignment w:val="auto"/>
      </w:pPr>
      <w:r w:rsidRPr="00AB5D61">
        <w:rPr>
          <w:rFonts w:hint="eastAsia"/>
        </w:rPr>
        <w:t>彭怡寧（</w:t>
      </w:r>
      <w:r w:rsidRPr="00AB5D61">
        <w:rPr>
          <w:rFonts w:hint="eastAsia"/>
        </w:rPr>
        <w:t>2021</w:t>
      </w:r>
      <w:r w:rsidRPr="00AB5D61">
        <w:rPr>
          <w:rFonts w:hint="eastAsia"/>
        </w:rPr>
        <w:t>）。台灣高中生英語學習動機與學習策略的使用</w:t>
      </w:r>
      <w:r w:rsidRPr="00AB5D61">
        <w:rPr>
          <w:rFonts w:hint="eastAsia"/>
        </w:rPr>
        <w:t>[</w:t>
      </w:r>
      <w:r w:rsidRPr="00AB5D61">
        <w:rPr>
          <w:rFonts w:hint="eastAsia"/>
        </w:rPr>
        <w:t>碩士論文，國立臺灣師範大學</w:t>
      </w:r>
      <w:r w:rsidRPr="00AB5D61">
        <w:rPr>
          <w:rFonts w:hint="eastAsia"/>
        </w:rPr>
        <w:t>]</w:t>
      </w:r>
      <w:r w:rsidRPr="00AB5D61">
        <w:rPr>
          <w:rFonts w:hint="eastAsia"/>
        </w:rPr>
        <w:t>。</w:t>
      </w:r>
      <w:r w:rsidRPr="00AB5D61">
        <w:rPr>
          <w:rFonts w:hint="eastAsia"/>
        </w:rPr>
        <w:t>https://hdl.handle.net/11296/y832vy</w:t>
      </w:r>
    </w:p>
    <w:p w14:paraId="199C9DF8" w14:textId="77777777" w:rsidR="00CC5CFC" w:rsidRPr="008714B9" w:rsidRDefault="00CC5CFC" w:rsidP="00E045F5">
      <w:pPr>
        <w:pStyle w:val="3"/>
        <w:keepNext/>
        <w:suppressAutoHyphens w:val="0"/>
        <w:textAlignment w:val="auto"/>
      </w:pPr>
    </w:p>
    <w:sectPr w:rsidR="00CC5CFC" w:rsidRPr="008714B9" w:rsidSect="00EA40DF">
      <w:headerReference w:type="even" r:id="rId37"/>
      <w:headerReference w:type="default" r:id="rId38"/>
      <w:footerReference w:type="even" r:id="rId39"/>
      <w:footerReference w:type="default" r:id="rId40"/>
      <w:headerReference w:type="first" r:id="rId41"/>
      <w:footerReference w:type="first" r:id="rId42"/>
      <w:pgSz w:w="11906" w:h="16838"/>
      <w:pgMar w:top="1440" w:right="1800" w:bottom="1440"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86B31" w14:textId="77777777" w:rsidR="00482C42" w:rsidRDefault="00482C42" w:rsidP="00657484">
      <w:pPr>
        <w:ind w:left="480" w:firstLine="480"/>
      </w:pPr>
      <w:r>
        <w:separator/>
      </w:r>
    </w:p>
    <w:p w14:paraId="759522EB" w14:textId="77777777" w:rsidR="00482C42" w:rsidRDefault="00482C42">
      <w:pPr>
        <w:ind w:left="480" w:firstLine="480"/>
      </w:pPr>
    </w:p>
  </w:endnote>
  <w:endnote w:type="continuationSeparator" w:id="0">
    <w:p w14:paraId="6EA09F1C" w14:textId="77777777" w:rsidR="00482C42" w:rsidRDefault="00482C42" w:rsidP="00657484">
      <w:pPr>
        <w:ind w:left="480" w:firstLine="480"/>
      </w:pPr>
      <w:r>
        <w:continuationSeparator/>
      </w:r>
    </w:p>
    <w:p w14:paraId="2304E019" w14:textId="77777777" w:rsidR="00482C42" w:rsidRDefault="00482C42">
      <w:pPr>
        <w:ind w:left="480" w:firstLine="480"/>
      </w:pPr>
    </w:p>
  </w:endnote>
  <w:endnote w:type="continuationNotice" w:id="1">
    <w:p w14:paraId="1A667C2C" w14:textId="77777777" w:rsidR="00482C42" w:rsidRDefault="00482C42">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Microsoft YaHei"/>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E179" w14:textId="77777777" w:rsidR="00647815" w:rsidRDefault="00647815">
    <w:pPr>
      <w:pStyle w:val="a6"/>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34524" w14:textId="77777777" w:rsidR="00D32563" w:rsidRDefault="00D32563">
    <w:pPr>
      <w:ind w:left="480"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068342"/>
      <w:docPartObj>
        <w:docPartGallery w:val="Page Numbers (Bottom of Page)"/>
        <w:docPartUnique/>
      </w:docPartObj>
    </w:sdtPr>
    <w:sdtContent>
      <w:p w14:paraId="588D4F50" w14:textId="478D4DF6" w:rsidR="004C690E" w:rsidRDefault="004C690E">
        <w:pPr>
          <w:pStyle w:val="a6"/>
          <w:ind w:firstLine="400"/>
          <w:jc w:val="center"/>
        </w:pPr>
        <w:r>
          <w:fldChar w:fldCharType="begin"/>
        </w:r>
        <w:r>
          <w:instrText>PAGE   \* MERGEFORMAT</w:instrText>
        </w:r>
        <w:r>
          <w:fldChar w:fldCharType="separate"/>
        </w:r>
        <w:r>
          <w:rPr>
            <w:lang w:val="zh-TW"/>
          </w:rPr>
          <w:t>2</w:t>
        </w:r>
        <w:r>
          <w:fldChar w:fldCharType="end"/>
        </w:r>
      </w:p>
    </w:sdtContent>
  </w:sdt>
  <w:p w14:paraId="2CE53E13" w14:textId="77777777" w:rsidR="00647815" w:rsidRDefault="00647815">
    <w:pPr>
      <w:pStyle w:val="a6"/>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D810" w14:textId="77777777" w:rsidR="00AD5904" w:rsidRDefault="00AD5904">
    <w:pPr>
      <w:pStyle w:val="a6"/>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7283" w14:textId="77777777" w:rsidR="00657484" w:rsidRDefault="00657484">
    <w:pPr>
      <w:pStyle w:val="a6"/>
      <w:ind w:left="480" w:firstLine="400"/>
    </w:pPr>
  </w:p>
  <w:customXmlInsRangeStart w:id="15" w:author="F112119106" w:date="2025-04-15T23:55:00Z"/>
  <w:sdt>
    <w:sdtPr>
      <w:id w:val="-1879151154"/>
      <w:docPartObj>
        <w:docPartGallery w:val="Page Numbers (Bottom of Page)"/>
        <w:docPartUnique/>
      </w:docPartObj>
    </w:sdtPr>
    <w:sdtContent>
      <w:customXmlInsRangeEnd w:id="15"/>
      <w:p w14:paraId="658A4D81" w14:textId="77777777" w:rsidR="00EA40DF" w:rsidRDefault="00EA40DF">
        <w:pPr>
          <w:pStyle w:val="a6"/>
          <w:ind w:firstLine="400"/>
          <w:jc w:val="center"/>
          <w:rPr>
            <w:ins w:id="16" w:author="F112119106" w:date="2025-04-15T23:55:00Z" w16du:dateUtc="2025-04-15T15:55:00Z"/>
          </w:rPr>
        </w:pPr>
        <w:ins w:id="17" w:author="F112119106" w:date="2025-04-15T23:55:00Z" w16du:dateUtc="2025-04-15T15:55:00Z">
          <w:r>
            <w:fldChar w:fldCharType="begin"/>
          </w:r>
          <w:r>
            <w:instrText>PAGE   \* MERGEFORMAT</w:instrText>
          </w:r>
          <w:r>
            <w:fldChar w:fldCharType="separate"/>
          </w:r>
          <w:r>
            <w:rPr>
              <w:lang w:val="zh-TW"/>
            </w:rPr>
            <w:t>2</w:t>
          </w:r>
          <w:r>
            <w:fldChar w:fldCharType="end"/>
          </w:r>
        </w:ins>
      </w:p>
      <w:customXmlInsRangeStart w:id="18" w:author="F112119106" w:date="2025-04-15T23:55:00Z"/>
    </w:sdtContent>
  </w:sdt>
  <w:customXmlInsRangeEnd w:id="18"/>
  <w:p w14:paraId="05CC40BB" w14:textId="77777777" w:rsidR="00EA40DF" w:rsidRDefault="00EA40DF">
    <w:pPr>
      <w:ind w:left="480"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5108" w14:textId="77777777" w:rsidR="00AD5904" w:rsidRDefault="00AD5904">
    <w:pPr>
      <w:pStyle w:val="a6"/>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00C47" w14:textId="77777777" w:rsidR="00482C42" w:rsidRDefault="00482C42" w:rsidP="00657484">
      <w:pPr>
        <w:ind w:left="480" w:firstLine="480"/>
      </w:pPr>
      <w:r>
        <w:separator/>
      </w:r>
    </w:p>
    <w:p w14:paraId="38F3C088" w14:textId="77777777" w:rsidR="00482C42" w:rsidRDefault="00482C42">
      <w:pPr>
        <w:ind w:left="480" w:firstLine="480"/>
      </w:pPr>
    </w:p>
  </w:footnote>
  <w:footnote w:type="continuationSeparator" w:id="0">
    <w:p w14:paraId="50B075B2" w14:textId="77777777" w:rsidR="00482C42" w:rsidRDefault="00482C42" w:rsidP="00657484">
      <w:pPr>
        <w:ind w:left="480" w:firstLine="480"/>
      </w:pPr>
      <w:r>
        <w:continuationSeparator/>
      </w:r>
    </w:p>
    <w:p w14:paraId="1CA017FD" w14:textId="77777777" w:rsidR="00482C42" w:rsidRDefault="00482C42">
      <w:pPr>
        <w:ind w:left="480" w:firstLine="480"/>
      </w:pPr>
    </w:p>
  </w:footnote>
  <w:footnote w:type="continuationNotice" w:id="1">
    <w:p w14:paraId="57C6AE1B" w14:textId="77777777" w:rsidR="00482C42" w:rsidRDefault="00482C42">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5EDB" w14:textId="77777777" w:rsidR="00647815" w:rsidRDefault="00647815">
    <w:pPr>
      <w:pStyle w:val="a4"/>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90862" w14:textId="38335F70" w:rsidR="00A44698" w:rsidRPr="00A44698" w:rsidRDefault="00A44698" w:rsidP="00A44698">
    <w:pPr>
      <w:pStyle w:val="a4"/>
      <w:ind w:firstLineChars="0" w:firstLine="0"/>
      <w:jc w:val="left"/>
    </w:pPr>
    <w:r w:rsidRPr="00A44698">
      <w:t>2025</w:t>
    </w:r>
    <w:r w:rsidRPr="00A44698">
      <w:rPr>
        <w:rFonts w:hint="eastAsia"/>
      </w:rPr>
      <w:t>年第</w:t>
    </w:r>
    <w:r w:rsidRPr="00A44698">
      <w:t>36</w:t>
    </w:r>
    <w:r w:rsidRPr="00A44698">
      <w:rPr>
        <w:rFonts w:hint="eastAsia"/>
      </w:rPr>
      <w:t>屆國際資訊管理學術研討會</w:t>
    </w:r>
    <w:r w:rsidRPr="00A44698">
      <w:t xml:space="preserve">(ICIM2025)                              2025/5/16  </w:t>
    </w:r>
  </w:p>
  <w:p w14:paraId="0897386F" w14:textId="77777777" w:rsidR="00D32563" w:rsidRPr="00EF4718" w:rsidRDefault="00D32563" w:rsidP="00A44698">
    <w:pPr>
      <w:pStyle w:val="a4"/>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3BD2" w14:textId="77777777" w:rsidR="005A1331" w:rsidRPr="00A44698" w:rsidRDefault="005A1331" w:rsidP="005A1331">
    <w:pPr>
      <w:pStyle w:val="a4"/>
      <w:ind w:firstLineChars="0" w:firstLine="0"/>
      <w:jc w:val="left"/>
    </w:pPr>
    <w:r w:rsidRPr="00A44698">
      <w:t>2025</w:t>
    </w:r>
    <w:r w:rsidRPr="00A44698">
      <w:rPr>
        <w:rFonts w:hint="eastAsia"/>
      </w:rPr>
      <w:t>年第</w:t>
    </w:r>
    <w:r w:rsidRPr="00A44698">
      <w:t>36</w:t>
    </w:r>
    <w:r w:rsidRPr="00A44698">
      <w:rPr>
        <w:rFonts w:hint="eastAsia"/>
      </w:rPr>
      <w:t>屆國際資訊管理學術研討會</w:t>
    </w:r>
    <w:r w:rsidRPr="00A44698">
      <w:t xml:space="preserve">(ICIM2025)                              2025/5/16  </w:t>
    </w:r>
  </w:p>
  <w:p w14:paraId="10FED570" w14:textId="77777777" w:rsidR="005A1331" w:rsidRPr="00EF4718" w:rsidRDefault="005A1331" w:rsidP="005A1331">
    <w:pPr>
      <w:pStyle w:val="a4"/>
      <w:ind w:firstLine="400"/>
    </w:pPr>
  </w:p>
  <w:p w14:paraId="160937A5" w14:textId="77777777" w:rsidR="00647815" w:rsidRPr="005A1331" w:rsidRDefault="00647815">
    <w:pPr>
      <w:pStyle w:val="a4"/>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A037" w14:textId="77777777" w:rsidR="00AD5904" w:rsidRDefault="00AD5904">
    <w:pPr>
      <w:pStyle w:val="a4"/>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E7D45" w14:textId="77777777" w:rsidR="00A44698" w:rsidRPr="00A44698" w:rsidRDefault="00A44698" w:rsidP="00A44698">
    <w:pPr>
      <w:pStyle w:val="a4"/>
      <w:ind w:firstLineChars="0" w:firstLine="0"/>
      <w:jc w:val="left"/>
    </w:pPr>
    <w:r w:rsidRPr="00A44698">
      <w:t>2025</w:t>
    </w:r>
    <w:r w:rsidRPr="00A44698">
      <w:rPr>
        <w:rFonts w:hint="eastAsia"/>
      </w:rPr>
      <w:t>年第</w:t>
    </w:r>
    <w:r w:rsidRPr="00A44698">
      <w:t>36</w:t>
    </w:r>
    <w:r w:rsidRPr="00A44698">
      <w:rPr>
        <w:rFonts w:hint="eastAsia"/>
      </w:rPr>
      <w:t>屆國際資訊管理學術研討會</w:t>
    </w:r>
    <w:r w:rsidRPr="00A44698">
      <w:t xml:space="preserve">(ICIM2025)                              2025/5/16  </w:t>
    </w:r>
  </w:p>
  <w:p w14:paraId="3727C07E" w14:textId="77777777" w:rsidR="00AD5904" w:rsidRDefault="00AD5904">
    <w:pPr>
      <w:pStyle w:val="a4"/>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3634" w14:textId="77777777" w:rsidR="00AD5904" w:rsidRDefault="00AD5904">
    <w:pPr>
      <w:pStyle w:val="a4"/>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280"/>
    <w:multiLevelType w:val="hybridMultilevel"/>
    <w:tmpl w:val="A1441B9C"/>
    <w:lvl w:ilvl="0" w:tplc="2BF22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1C18B2"/>
    <w:multiLevelType w:val="hybridMultilevel"/>
    <w:tmpl w:val="4942EA14"/>
    <w:lvl w:ilvl="0" w:tplc="0409000F">
      <w:start w:val="1"/>
      <w:numFmt w:val="decimal"/>
      <w:lvlText w:val="%1."/>
      <w:lvlJc w:val="left"/>
      <w:pPr>
        <w:ind w:left="3785" w:hanging="480"/>
      </w:pPr>
    </w:lvl>
    <w:lvl w:ilvl="1" w:tplc="04090019" w:tentative="1">
      <w:start w:val="1"/>
      <w:numFmt w:val="ideographTraditional"/>
      <w:lvlText w:val="%2、"/>
      <w:lvlJc w:val="left"/>
      <w:pPr>
        <w:ind w:left="4265" w:hanging="480"/>
      </w:pPr>
    </w:lvl>
    <w:lvl w:ilvl="2" w:tplc="0409001B" w:tentative="1">
      <w:start w:val="1"/>
      <w:numFmt w:val="lowerRoman"/>
      <w:lvlText w:val="%3."/>
      <w:lvlJc w:val="right"/>
      <w:pPr>
        <w:ind w:left="4745" w:hanging="480"/>
      </w:pPr>
    </w:lvl>
    <w:lvl w:ilvl="3" w:tplc="0409000F" w:tentative="1">
      <w:start w:val="1"/>
      <w:numFmt w:val="decimal"/>
      <w:lvlText w:val="%4."/>
      <w:lvlJc w:val="left"/>
      <w:pPr>
        <w:ind w:left="5225" w:hanging="480"/>
      </w:pPr>
    </w:lvl>
    <w:lvl w:ilvl="4" w:tplc="04090019" w:tentative="1">
      <w:start w:val="1"/>
      <w:numFmt w:val="ideographTraditional"/>
      <w:lvlText w:val="%5、"/>
      <w:lvlJc w:val="left"/>
      <w:pPr>
        <w:ind w:left="5705" w:hanging="480"/>
      </w:pPr>
    </w:lvl>
    <w:lvl w:ilvl="5" w:tplc="0409001B" w:tentative="1">
      <w:start w:val="1"/>
      <w:numFmt w:val="lowerRoman"/>
      <w:lvlText w:val="%6."/>
      <w:lvlJc w:val="right"/>
      <w:pPr>
        <w:ind w:left="6185" w:hanging="480"/>
      </w:pPr>
    </w:lvl>
    <w:lvl w:ilvl="6" w:tplc="0409000F" w:tentative="1">
      <w:start w:val="1"/>
      <w:numFmt w:val="decimal"/>
      <w:lvlText w:val="%7."/>
      <w:lvlJc w:val="left"/>
      <w:pPr>
        <w:ind w:left="6665" w:hanging="480"/>
      </w:pPr>
    </w:lvl>
    <w:lvl w:ilvl="7" w:tplc="04090019" w:tentative="1">
      <w:start w:val="1"/>
      <w:numFmt w:val="ideographTraditional"/>
      <w:lvlText w:val="%8、"/>
      <w:lvlJc w:val="left"/>
      <w:pPr>
        <w:ind w:left="7145" w:hanging="480"/>
      </w:pPr>
    </w:lvl>
    <w:lvl w:ilvl="8" w:tplc="0409001B" w:tentative="1">
      <w:start w:val="1"/>
      <w:numFmt w:val="lowerRoman"/>
      <w:lvlText w:val="%9."/>
      <w:lvlJc w:val="right"/>
      <w:pPr>
        <w:ind w:left="7625" w:hanging="480"/>
      </w:pPr>
    </w:lvl>
  </w:abstractNum>
  <w:abstractNum w:abstractNumId="2" w15:restartNumberingAfterBreak="0">
    <w:nsid w:val="0AD822AB"/>
    <w:multiLevelType w:val="hybridMultilevel"/>
    <w:tmpl w:val="42E254D2"/>
    <w:lvl w:ilvl="0" w:tplc="6F4E7DE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5D6401C"/>
    <w:multiLevelType w:val="hybridMultilevel"/>
    <w:tmpl w:val="83306900"/>
    <w:lvl w:ilvl="0" w:tplc="9C18E05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2C6A1D1A"/>
    <w:multiLevelType w:val="hybridMultilevel"/>
    <w:tmpl w:val="692E66AA"/>
    <w:lvl w:ilvl="0" w:tplc="9C18E05E">
      <w:start w:val="1"/>
      <w:numFmt w:val="decimal"/>
      <w:lvlText w:val="(%1)"/>
      <w:lvlJc w:val="left"/>
      <w:pPr>
        <w:ind w:left="1025" w:hanging="480"/>
      </w:pPr>
      <w:rPr>
        <w:rFonts w:hint="eastAsia"/>
      </w:rPr>
    </w:lvl>
    <w:lvl w:ilvl="1" w:tplc="04090019" w:tentative="1">
      <w:start w:val="1"/>
      <w:numFmt w:val="ideographTraditional"/>
      <w:lvlText w:val="%2、"/>
      <w:lvlJc w:val="left"/>
      <w:pPr>
        <w:ind w:left="1505" w:hanging="480"/>
      </w:pPr>
    </w:lvl>
    <w:lvl w:ilvl="2" w:tplc="0409001B" w:tentative="1">
      <w:start w:val="1"/>
      <w:numFmt w:val="lowerRoman"/>
      <w:lvlText w:val="%3."/>
      <w:lvlJc w:val="right"/>
      <w:pPr>
        <w:ind w:left="1985" w:hanging="480"/>
      </w:pPr>
    </w:lvl>
    <w:lvl w:ilvl="3" w:tplc="0409000F" w:tentative="1">
      <w:start w:val="1"/>
      <w:numFmt w:val="decimal"/>
      <w:lvlText w:val="%4."/>
      <w:lvlJc w:val="left"/>
      <w:pPr>
        <w:ind w:left="2465" w:hanging="480"/>
      </w:pPr>
    </w:lvl>
    <w:lvl w:ilvl="4" w:tplc="04090019" w:tentative="1">
      <w:start w:val="1"/>
      <w:numFmt w:val="ideographTraditional"/>
      <w:lvlText w:val="%5、"/>
      <w:lvlJc w:val="left"/>
      <w:pPr>
        <w:ind w:left="2945" w:hanging="480"/>
      </w:pPr>
    </w:lvl>
    <w:lvl w:ilvl="5" w:tplc="0409001B" w:tentative="1">
      <w:start w:val="1"/>
      <w:numFmt w:val="lowerRoman"/>
      <w:lvlText w:val="%6."/>
      <w:lvlJc w:val="right"/>
      <w:pPr>
        <w:ind w:left="3425" w:hanging="480"/>
      </w:pPr>
    </w:lvl>
    <w:lvl w:ilvl="6" w:tplc="0409000F" w:tentative="1">
      <w:start w:val="1"/>
      <w:numFmt w:val="decimal"/>
      <w:lvlText w:val="%7."/>
      <w:lvlJc w:val="left"/>
      <w:pPr>
        <w:ind w:left="3905" w:hanging="480"/>
      </w:pPr>
    </w:lvl>
    <w:lvl w:ilvl="7" w:tplc="04090019" w:tentative="1">
      <w:start w:val="1"/>
      <w:numFmt w:val="ideographTraditional"/>
      <w:lvlText w:val="%8、"/>
      <w:lvlJc w:val="left"/>
      <w:pPr>
        <w:ind w:left="4385" w:hanging="480"/>
      </w:pPr>
    </w:lvl>
    <w:lvl w:ilvl="8" w:tplc="0409001B" w:tentative="1">
      <w:start w:val="1"/>
      <w:numFmt w:val="lowerRoman"/>
      <w:lvlText w:val="%9."/>
      <w:lvlJc w:val="right"/>
      <w:pPr>
        <w:ind w:left="4865" w:hanging="480"/>
      </w:pPr>
    </w:lvl>
  </w:abstractNum>
  <w:abstractNum w:abstractNumId="5" w15:restartNumberingAfterBreak="0">
    <w:nsid w:val="2E85527C"/>
    <w:multiLevelType w:val="hybridMultilevel"/>
    <w:tmpl w:val="74EAC782"/>
    <w:lvl w:ilvl="0" w:tplc="6792B7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00312CE"/>
    <w:multiLevelType w:val="hybridMultilevel"/>
    <w:tmpl w:val="52201186"/>
    <w:lvl w:ilvl="0" w:tplc="9C18E05E">
      <w:start w:val="1"/>
      <w:numFmt w:val="decimal"/>
      <w:lvlText w:val="(%1)"/>
      <w:lvlJc w:val="left"/>
      <w:pPr>
        <w:ind w:left="840" w:hanging="36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3BE213C6"/>
    <w:multiLevelType w:val="hybridMultilevel"/>
    <w:tmpl w:val="18303E1A"/>
    <w:lvl w:ilvl="0" w:tplc="8716CC24">
      <w:start w:val="1"/>
      <w:numFmt w:val="decimal"/>
      <w:lvlText w:val="(%1)"/>
      <w:lvlJc w:val="left"/>
      <w:pPr>
        <w:ind w:left="1005" w:hanging="52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F6D7466"/>
    <w:multiLevelType w:val="hybridMultilevel"/>
    <w:tmpl w:val="69926AC6"/>
    <w:lvl w:ilvl="0" w:tplc="D75EF40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0D14B13"/>
    <w:multiLevelType w:val="multilevel"/>
    <w:tmpl w:val="C8A4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F241F"/>
    <w:multiLevelType w:val="hybridMultilevel"/>
    <w:tmpl w:val="E20A474A"/>
    <w:lvl w:ilvl="0" w:tplc="4686FD80">
      <w:start w:val="1"/>
      <w:numFmt w:val="decimal"/>
      <w:lvlText w:val="(%1)"/>
      <w:lvlJc w:val="left"/>
      <w:pPr>
        <w:ind w:left="656"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4A8647CD"/>
    <w:multiLevelType w:val="hybridMultilevel"/>
    <w:tmpl w:val="6B2CDF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00D3B47"/>
    <w:multiLevelType w:val="hybridMultilevel"/>
    <w:tmpl w:val="7B70EDF4"/>
    <w:lvl w:ilvl="0" w:tplc="5628C8A8">
      <w:start w:val="1"/>
      <w:numFmt w:val="lowerLetter"/>
      <w:pStyle w:val="5"/>
      <w:lvlText w:val="%1."/>
      <w:lvlJc w:val="left"/>
      <w:pPr>
        <w:ind w:left="762" w:hanging="480"/>
      </w:pPr>
      <w:rPr>
        <w:rFonts w:hint="default"/>
      </w:rPr>
    </w:lvl>
    <w:lvl w:ilvl="1" w:tplc="04090019" w:tentative="1">
      <w:start w:val="1"/>
      <w:numFmt w:val="ideographTraditional"/>
      <w:lvlText w:val="%2、"/>
      <w:lvlJc w:val="left"/>
      <w:pPr>
        <w:ind w:left="1566" w:hanging="480"/>
      </w:pPr>
    </w:lvl>
    <w:lvl w:ilvl="2" w:tplc="0409001B" w:tentative="1">
      <w:start w:val="1"/>
      <w:numFmt w:val="lowerRoman"/>
      <w:lvlText w:val="%3."/>
      <w:lvlJc w:val="right"/>
      <w:pPr>
        <w:ind w:left="2046" w:hanging="480"/>
      </w:pPr>
    </w:lvl>
    <w:lvl w:ilvl="3" w:tplc="0409000F" w:tentative="1">
      <w:start w:val="1"/>
      <w:numFmt w:val="decimal"/>
      <w:lvlText w:val="%4."/>
      <w:lvlJc w:val="left"/>
      <w:pPr>
        <w:ind w:left="2526" w:hanging="480"/>
      </w:pPr>
    </w:lvl>
    <w:lvl w:ilvl="4" w:tplc="04090019" w:tentative="1">
      <w:start w:val="1"/>
      <w:numFmt w:val="ideographTraditional"/>
      <w:lvlText w:val="%5、"/>
      <w:lvlJc w:val="left"/>
      <w:pPr>
        <w:ind w:left="3006" w:hanging="480"/>
      </w:pPr>
    </w:lvl>
    <w:lvl w:ilvl="5" w:tplc="0409001B" w:tentative="1">
      <w:start w:val="1"/>
      <w:numFmt w:val="lowerRoman"/>
      <w:lvlText w:val="%6."/>
      <w:lvlJc w:val="right"/>
      <w:pPr>
        <w:ind w:left="3486" w:hanging="480"/>
      </w:pPr>
    </w:lvl>
    <w:lvl w:ilvl="6" w:tplc="0409000F" w:tentative="1">
      <w:start w:val="1"/>
      <w:numFmt w:val="decimal"/>
      <w:lvlText w:val="%7."/>
      <w:lvlJc w:val="left"/>
      <w:pPr>
        <w:ind w:left="3966" w:hanging="480"/>
      </w:pPr>
    </w:lvl>
    <w:lvl w:ilvl="7" w:tplc="04090019" w:tentative="1">
      <w:start w:val="1"/>
      <w:numFmt w:val="ideographTraditional"/>
      <w:lvlText w:val="%8、"/>
      <w:lvlJc w:val="left"/>
      <w:pPr>
        <w:ind w:left="4446" w:hanging="480"/>
      </w:pPr>
    </w:lvl>
    <w:lvl w:ilvl="8" w:tplc="0409001B" w:tentative="1">
      <w:start w:val="1"/>
      <w:numFmt w:val="lowerRoman"/>
      <w:lvlText w:val="%9."/>
      <w:lvlJc w:val="right"/>
      <w:pPr>
        <w:ind w:left="4926" w:hanging="480"/>
      </w:pPr>
    </w:lvl>
  </w:abstractNum>
  <w:abstractNum w:abstractNumId="13" w15:restartNumberingAfterBreak="0">
    <w:nsid w:val="73926828"/>
    <w:multiLevelType w:val="hybridMultilevel"/>
    <w:tmpl w:val="108E89D0"/>
    <w:lvl w:ilvl="0" w:tplc="9C18E05E">
      <w:start w:val="1"/>
      <w:numFmt w:val="decimal"/>
      <w:lvlText w:val="(%1)"/>
      <w:lvlJc w:val="left"/>
      <w:pPr>
        <w:ind w:left="65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55D4110"/>
    <w:multiLevelType w:val="hybridMultilevel"/>
    <w:tmpl w:val="156C1E06"/>
    <w:lvl w:ilvl="0" w:tplc="B2CA84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8ED65CE"/>
    <w:multiLevelType w:val="multilevel"/>
    <w:tmpl w:val="6DD88352"/>
    <w:lvl w:ilvl="0">
      <w:start w:val="1"/>
      <w:numFmt w:val="bullet"/>
      <w:lvlText w:val=""/>
      <w:lvlJc w:val="left"/>
      <w:pPr>
        <w:tabs>
          <w:tab w:val="num" w:pos="720"/>
        </w:tabs>
        <w:ind w:left="720" w:hanging="360"/>
      </w:pPr>
      <w:rPr>
        <w:rFonts w:ascii="Symbol" w:hAnsi="Symbol" w:hint="default"/>
        <w:sz w:val="20"/>
      </w:rPr>
    </w:lvl>
    <w:lvl w:ilvl="1">
      <w:start w:val="1"/>
      <w:numFmt w:val="lowerLetter"/>
      <w:pStyle w:val="6"/>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B173E"/>
    <w:multiLevelType w:val="hybridMultilevel"/>
    <w:tmpl w:val="25DCE880"/>
    <w:lvl w:ilvl="0" w:tplc="251C0C5E">
      <w:start w:val="1"/>
      <w:numFmt w:val="decimal"/>
      <w:pStyle w:val="4"/>
      <w:lvlText w:val="%1."/>
      <w:lvlJc w:val="left"/>
      <w:pPr>
        <w:ind w:left="904" w:hanging="480"/>
      </w:pPr>
      <w:rPr>
        <w:rFonts w:hint="eastAsia"/>
      </w:rPr>
    </w:lvl>
    <w:lvl w:ilvl="1" w:tplc="FFFFFFFF" w:tentative="1">
      <w:start w:val="1"/>
      <w:numFmt w:val="ideographTraditional"/>
      <w:lvlText w:val="%2、"/>
      <w:lvlJc w:val="left"/>
      <w:pPr>
        <w:ind w:left="1384" w:hanging="480"/>
      </w:pPr>
    </w:lvl>
    <w:lvl w:ilvl="2" w:tplc="FFFFFFFF" w:tentative="1">
      <w:start w:val="1"/>
      <w:numFmt w:val="lowerRoman"/>
      <w:lvlText w:val="%3."/>
      <w:lvlJc w:val="right"/>
      <w:pPr>
        <w:ind w:left="1864" w:hanging="480"/>
      </w:pPr>
    </w:lvl>
    <w:lvl w:ilvl="3" w:tplc="FFFFFFFF" w:tentative="1">
      <w:start w:val="1"/>
      <w:numFmt w:val="decimal"/>
      <w:lvlText w:val="%4."/>
      <w:lvlJc w:val="left"/>
      <w:pPr>
        <w:ind w:left="2344" w:hanging="480"/>
      </w:pPr>
    </w:lvl>
    <w:lvl w:ilvl="4" w:tplc="FFFFFFFF" w:tentative="1">
      <w:start w:val="1"/>
      <w:numFmt w:val="ideographTraditional"/>
      <w:lvlText w:val="%5、"/>
      <w:lvlJc w:val="left"/>
      <w:pPr>
        <w:ind w:left="2824" w:hanging="480"/>
      </w:pPr>
    </w:lvl>
    <w:lvl w:ilvl="5" w:tplc="FFFFFFFF" w:tentative="1">
      <w:start w:val="1"/>
      <w:numFmt w:val="lowerRoman"/>
      <w:lvlText w:val="%6."/>
      <w:lvlJc w:val="right"/>
      <w:pPr>
        <w:ind w:left="3304" w:hanging="480"/>
      </w:pPr>
    </w:lvl>
    <w:lvl w:ilvl="6" w:tplc="FFFFFFFF" w:tentative="1">
      <w:start w:val="1"/>
      <w:numFmt w:val="decimal"/>
      <w:lvlText w:val="%7."/>
      <w:lvlJc w:val="left"/>
      <w:pPr>
        <w:ind w:left="3784" w:hanging="480"/>
      </w:pPr>
    </w:lvl>
    <w:lvl w:ilvl="7" w:tplc="FFFFFFFF" w:tentative="1">
      <w:start w:val="1"/>
      <w:numFmt w:val="ideographTraditional"/>
      <w:lvlText w:val="%8、"/>
      <w:lvlJc w:val="left"/>
      <w:pPr>
        <w:ind w:left="4264" w:hanging="480"/>
      </w:pPr>
    </w:lvl>
    <w:lvl w:ilvl="8" w:tplc="FFFFFFFF" w:tentative="1">
      <w:start w:val="1"/>
      <w:numFmt w:val="lowerRoman"/>
      <w:lvlText w:val="%9."/>
      <w:lvlJc w:val="right"/>
      <w:pPr>
        <w:ind w:left="4744" w:hanging="480"/>
      </w:pPr>
    </w:lvl>
  </w:abstractNum>
  <w:abstractNum w:abstractNumId="17" w15:restartNumberingAfterBreak="0">
    <w:nsid w:val="7AA72C6A"/>
    <w:multiLevelType w:val="hybridMultilevel"/>
    <w:tmpl w:val="8A94B144"/>
    <w:lvl w:ilvl="0" w:tplc="5A9436C6">
      <w:start w:val="1"/>
      <w:numFmt w:val="taiwaneseCountingThousand"/>
      <w:pStyle w:val="1"/>
      <w:lvlText w:val="%1、"/>
      <w:lvlJc w:val="left"/>
      <w:pPr>
        <w:ind w:left="480" w:hanging="480"/>
      </w:pPr>
      <w:rPr>
        <w:rFonts w:hint="eastAsia"/>
      </w:rPr>
    </w:lvl>
    <w:lvl w:ilvl="1" w:tplc="2BB668D0">
      <w:start w:val="1"/>
      <w:numFmt w:val="decimal"/>
      <w:pStyle w:val="2"/>
      <w:lvlText w:val="%2."/>
      <w:lvlJc w:val="left"/>
      <w:pPr>
        <w:ind w:left="1353" w:hanging="360"/>
      </w:pPr>
      <w:rPr>
        <w:rFonts w:hint="default"/>
      </w:rPr>
    </w:lvl>
    <w:lvl w:ilvl="2" w:tplc="E726523A">
      <w:start w:val="1"/>
      <w:numFmt w:val="taiwaneseCountingThousand"/>
      <w:lvlText w:val="(%3)"/>
      <w:lvlJc w:val="left"/>
      <w:pPr>
        <w:ind w:left="1368" w:hanging="408"/>
      </w:pPr>
      <w:rPr>
        <w:rFonts w:hint="default"/>
      </w:rPr>
    </w:lvl>
    <w:lvl w:ilvl="3" w:tplc="CA0845BA">
      <w:start w:val="1"/>
      <w:numFmt w:val="taiwaneseCountingThousand"/>
      <w:lvlText w:val="%4、"/>
      <w:lvlJc w:val="left"/>
      <w:pPr>
        <w:ind w:left="1920" w:hanging="48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DFC0414"/>
    <w:multiLevelType w:val="hybridMultilevel"/>
    <w:tmpl w:val="4A4A8EEA"/>
    <w:lvl w:ilvl="0" w:tplc="8B0CB986">
      <w:start w:val="1"/>
      <w:numFmt w:val="decimal"/>
      <w:pStyle w:val="a"/>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39370176">
    <w:abstractNumId w:val="17"/>
  </w:num>
  <w:num w:numId="2" w16cid:durableId="2033416193">
    <w:abstractNumId w:val="18"/>
  </w:num>
  <w:num w:numId="3" w16cid:durableId="711807960">
    <w:abstractNumId w:val="13"/>
    <w:lvlOverride w:ilvl="0">
      <w:startOverride w:val="1"/>
    </w:lvlOverride>
  </w:num>
  <w:num w:numId="4" w16cid:durableId="93137460">
    <w:abstractNumId w:val="15"/>
  </w:num>
  <w:num w:numId="5" w16cid:durableId="2003704401">
    <w:abstractNumId w:val="12"/>
  </w:num>
  <w:num w:numId="6" w16cid:durableId="1793668075">
    <w:abstractNumId w:val="10"/>
  </w:num>
  <w:num w:numId="7" w16cid:durableId="1204825663">
    <w:abstractNumId w:val="16"/>
  </w:num>
  <w:num w:numId="8" w16cid:durableId="985360563">
    <w:abstractNumId w:val="9"/>
  </w:num>
  <w:num w:numId="9" w16cid:durableId="1769078846">
    <w:abstractNumId w:val="2"/>
  </w:num>
  <w:num w:numId="10" w16cid:durableId="211041701">
    <w:abstractNumId w:val="2"/>
  </w:num>
  <w:num w:numId="11" w16cid:durableId="831137969">
    <w:abstractNumId w:val="8"/>
  </w:num>
  <w:num w:numId="12" w16cid:durableId="1223758883">
    <w:abstractNumId w:val="5"/>
  </w:num>
  <w:num w:numId="13" w16cid:durableId="681468708">
    <w:abstractNumId w:val="0"/>
  </w:num>
  <w:num w:numId="14" w16cid:durableId="75249624">
    <w:abstractNumId w:val="13"/>
  </w:num>
  <w:num w:numId="15" w16cid:durableId="724454649">
    <w:abstractNumId w:val="6"/>
  </w:num>
  <w:num w:numId="16" w16cid:durableId="542060978">
    <w:abstractNumId w:val="8"/>
  </w:num>
  <w:num w:numId="17" w16cid:durableId="1929843174">
    <w:abstractNumId w:val="8"/>
  </w:num>
  <w:num w:numId="18" w16cid:durableId="112404242">
    <w:abstractNumId w:val="1"/>
  </w:num>
  <w:num w:numId="19" w16cid:durableId="4357959">
    <w:abstractNumId w:val="8"/>
  </w:num>
  <w:num w:numId="20" w16cid:durableId="1152065708">
    <w:abstractNumId w:val="8"/>
  </w:num>
  <w:num w:numId="21" w16cid:durableId="452789786">
    <w:abstractNumId w:val="11"/>
  </w:num>
  <w:num w:numId="22" w16cid:durableId="850292050">
    <w:abstractNumId w:val="4"/>
  </w:num>
  <w:num w:numId="23" w16cid:durableId="798568041">
    <w:abstractNumId w:val="3"/>
  </w:num>
  <w:num w:numId="24" w16cid:durableId="1740053894">
    <w:abstractNumId w:val="7"/>
  </w:num>
  <w:num w:numId="25" w16cid:durableId="385297519">
    <w:abstractNumId w:val="14"/>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112119106">
    <w15:presenceInfo w15:providerId="AD" w15:userId="S::F112119106@office365.nkust.edu.tw::adaf6635-d4fd-44d9-8849-0e027005b1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19"/>
    <w:rsid w:val="0000314F"/>
    <w:rsid w:val="00003FB8"/>
    <w:rsid w:val="00010A6B"/>
    <w:rsid w:val="00017B6C"/>
    <w:rsid w:val="00017D58"/>
    <w:rsid w:val="00025437"/>
    <w:rsid w:val="000343E2"/>
    <w:rsid w:val="000348FF"/>
    <w:rsid w:val="0004363C"/>
    <w:rsid w:val="000454AF"/>
    <w:rsid w:val="000549BC"/>
    <w:rsid w:val="00064BCA"/>
    <w:rsid w:val="00064E40"/>
    <w:rsid w:val="00066860"/>
    <w:rsid w:val="00073935"/>
    <w:rsid w:val="000752A3"/>
    <w:rsid w:val="000777E0"/>
    <w:rsid w:val="00083A8A"/>
    <w:rsid w:val="0009263D"/>
    <w:rsid w:val="00092740"/>
    <w:rsid w:val="00093E25"/>
    <w:rsid w:val="000A126A"/>
    <w:rsid w:val="000A39D1"/>
    <w:rsid w:val="000A4817"/>
    <w:rsid w:val="000A4E0A"/>
    <w:rsid w:val="000A699D"/>
    <w:rsid w:val="000B2F67"/>
    <w:rsid w:val="000B7316"/>
    <w:rsid w:val="000C352F"/>
    <w:rsid w:val="000D0AB9"/>
    <w:rsid w:val="000D623B"/>
    <w:rsid w:val="000D6DE0"/>
    <w:rsid w:val="000D783B"/>
    <w:rsid w:val="000E293F"/>
    <w:rsid w:val="000E4F9E"/>
    <w:rsid w:val="000E6FF3"/>
    <w:rsid w:val="000E7323"/>
    <w:rsid w:val="00100646"/>
    <w:rsid w:val="001025D3"/>
    <w:rsid w:val="00102FE0"/>
    <w:rsid w:val="00103068"/>
    <w:rsid w:val="00105B73"/>
    <w:rsid w:val="001075D2"/>
    <w:rsid w:val="00110737"/>
    <w:rsid w:val="00113926"/>
    <w:rsid w:val="00114849"/>
    <w:rsid w:val="001160B0"/>
    <w:rsid w:val="00116213"/>
    <w:rsid w:val="001201AD"/>
    <w:rsid w:val="00123753"/>
    <w:rsid w:val="00123E95"/>
    <w:rsid w:val="00124C45"/>
    <w:rsid w:val="00125A71"/>
    <w:rsid w:val="001306C4"/>
    <w:rsid w:val="00130BFC"/>
    <w:rsid w:val="00130E9A"/>
    <w:rsid w:val="001317AB"/>
    <w:rsid w:val="00134BFB"/>
    <w:rsid w:val="00134D8B"/>
    <w:rsid w:val="00135731"/>
    <w:rsid w:val="00137BF3"/>
    <w:rsid w:val="00147E2D"/>
    <w:rsid w:val="00152503"/>
    <w:rsid w:val="00153FF2"/>
    <w:rsid w:val="00161045"/>
    <w:rsid w:val="00161837"/>
    <w:rsid w:val="00161B97"/>
    <w:rsid w:val="00162FEC"/>
    <w:rsid w:val="00171911"/>
    <w:rsid w:val="001773CD"/>
    <w:rsid w:val="0018104A"/>
    <w:rsid w:val="001900E9"/>
    <w:rsid w:val="0019012D"/>
    <w:rsid w:val="00195966"/>
    <w:rsid w:val="001A11DB"/>
    <w:rsid w:val="001A1329"/>
    <w:rsid w:val="001B27BD"/>
    <w:rsid w:val="001B38FE"/>
    <w:rsid w:val="001B4254"/>
    <w:rsid w:val="001B6772"/>
    <w:rsid w:val="001C0F8B"/>
    <w:rsid w:val="001C7A76"/>
    <w:rsid w:val="001D23E8"/>
    <w:rsid w:val="001D49D3"/>
    <w:rsid w:val="001D6130"/>
    <w:rsid w:val="001D67C3"/>
    <w:rsid w:val="001D7213"/>
    <w:rsid w:val="001E13DC"/>
    <w:rsid w:val="001E156E"/>
    <w:rsid w:val="001E16A8"/>
    <w:rsid w:val="001E22CE"/>
    <w:rsid w:val="001E3643"/>
    <w:rsid w:val="001E3F45"/>
    <w:rsid w:val="001E43D8"/>
    <w:rsid w:val="001E503D"/>
    <w:rsid w:val="001E53B9"/>
    <w:rsid w:val="001F176B"/>
    <w:rsid w:val="001F47FD"/>
    <w:rsid w:val="00200C16"/>
    <w:rsid w:val="00201990"/>
    <w:rsid w:val="002066A1"/>
    <w:rsid w:val="00210BAB"/>
    <w:rsid w:val="002125D3"/>
    <w:rsid w:val="00212943"/>
    <w:rsid w:val="00214F26"/>
    <w:rsid w:val="00216A03"/>
    <w:rsid w:val="002239AD"/>
    <w:rsid w:val="00230F63"/>
    <w:rsid w:val="002316A3"/>
    <w:rsid w:val="00231D30"/>
    <w:rsid w:val="00232F9E"/>
    <w:rsid w:val="00233B60"/>
    <w:rsid w:val="00235ECA"/>
    <w:rsid w:val="00236AED"/>
    <w:rsid w:val="002378DA"/>
    <w:rsid w:val="00240710"/>
    <w:rsid w:val="00242353"/>
    <w:rsid w:val="00242DBF"/>
    <w:rsid w:val="0024347B"/>
    <w:rsid w:val="002444B8"/>
    <w:rsid w:val="00245D68"/>
    <w:rsid w:val="00246F4F"/>
    <w:rsid w:val="00247B08"/>
    <w:rsid w:val="0025193F"/>
    <w:rsid w:val="002551DB"/>
    <w:rsid w:val="00255D7A"/>
    <w:rsid w:val="00255DC9"/>
    <w:rsid w:val="00257D17"/>
    <w:rsid w:val="00261A30"/>
    <w:rsid w:val="00266848"/>
    <w:rsid w:val="00267446"/>
    <w:rsid w:val="002708AC"/>
    <w:rsid w:val="00270E07"/>
    <w:rsid w:val="00271D4F"/>
    <w:rsid w:val="0027259B"/>
    <w:rsid w:val="002754AA"/>
    <w:rsid w:val="00276292"/>
    <w:rsid w:val="0027640C"/>
    <w:rsid w:val="002816CA"/>
    <w:rsid w:val="00282467"/>
    <w:rsid w:val="002851A0"/>
    <w:rsid w:val="002903AB"/>
    <w:rsid w:val="002A12C7"/>
    <w:rsid w:val="002A2006"/>
    <w:rsid w:val="002A33C5"/>
    <w:rsid w:val="002A679D"/>
    <w:rsid w:val="002B111C"/>
    <w:rsid w:val="002B4920"/>
    <w:rsid w:val="002C4360"/>
    <w:rsid w:val="002C5961"/>
    <w:rsid w:val="002D0446"/>
    <w:rsid w:val="002D12BF"/>
    <w:rsid w:val="002D1BF1"/>
    <w:rsid w:val="002D275E"/>
    <w:rsid w:val="002D4C89"/>
    <w:rsid w:val="002E0211"/>
    <w:rsid w:val="002E1752"/>
    <w:rsid w:val="002E3B20"/>
    <w:rsid w:val="002F1053"/>
    <w:rsid w:val="002F201B"/>
    <w:rsid w:val="002F3E68"/>
    <w:rsid w:val="002F51D3"/>
    <w:rsid w:val="0030040F"/>
    <w:rsid w:val="00307116"/>
    <w:rsid w:val="00307D96"/>
    <w:rsid w:val="00312DC5"/>
    <w:rsid w:val="003137F1"/>
    <w:rsid w:val="00313D51"/>
    <w:rsid w:val="00315035"/>
    <w:rsid w:val="00316435"/>
    <w:rsid w:val="00316830"/>
    <w:rsid w:val="00317AA6"/>
    <w:rsid w:val="00326E98"/>
    <w:rsid w:val="003306E4"/>
    <w:rsid w:val="0033308F"/>
    <w:rsid w:val="0033676B"/>
    <w:rsid w:val="00336FCD"/>
    <w:rsid w:val="0034183F"/>
    <w:rsid w:val="0034459C"/>
    <w:rsid w:val="00345961"/>
    <w:rsid w:val="00345FB6"/>
    <w:rsid w:val="00346E77"/>
    <w:rsid w:val="0035513C"/>
    <w:rsid w:val="003568AA"/>
    <w:rsid w:val="00356C2B"/>
    <w:rsid w:val="00357AA4"/>
    <w:rsid w:val="00367927"/>
    <w:rsid w:val="00370234"/>
    <w:rsid w:val="00373E6A"/>
    <w:rsid w:val="00374228"/>
    <w:rsid w:val="00376C80"/>
    <w:rsid w:val="00383E83"/>
    <w:rsid w:val="00385F64"/>
    <w:rsid w:val="00386F25"/>
    <w:rsid w:val="00393C2A"/>
    <w:rsid w:val="00396DD8"/>
    <w:rsid w:val="003A293E"/>
    <w:rsid w:val="003A403C"/>
    <w:rsid w:val="003A5D3D"/>
    <w:rsid w:val="003B204F"/>
    <w:rsid w:val="003B3AE4"/>
    <w:rsid w:val="003B7ED5"/>
    <w:rsid w:val="003C04DE"/>
    <w:rsid w:val="003C4161"/>
    <w:rsid w:val="003C65D4"/>
    <w:rsid w:val="003C70AF"/>
    <w:rsid w:val="003D1210"/>
    <w:rsid w:val="003D2E8F"/>
    <w:rsid w:val="003D7975"/>
    <w:rsid w:val="003E3847"/>
    <w:rsid w:val="003E3DBF"/>
    <w:rsid w:val="003F0A42"/>
    <w:rsid w:val="003F1017"/>
    <w:rsid w:val="003F1967"/>
    <w:rsid w:val="003F2ED1"/>
    <w:rsid w:val="003F6295"/>
    <w:rsid w:val="0040030F"/>
    <w:rsid w:val="00404177"/>
    <w:rsid w:val="004076B0"/>
    <w:rsid w:val="00410226"/>
    <w:rsid w:val="00413EC3"/>
    <w:rsid w:val="004325C8"/>
    <w:rsid w:val="00433147"/>
    <w:rsid w:val="00441DB9"/>
    <w:rsid w:val="004471B0"/>
    <w:rsid w:val="00450C1D"/>
    <w:rsid w:val="00453BC1"/>
    <w:rsid w:val="00453E76"/>
    <w:rsid w:val="00457567"/>
    <w:rsid w:val="00457FDB"/>
    <w:rsid w:val="004601A7"/>
    <w:rsid w:val="004619C5"/>
    <w:rsid w:val="00462DD1"/>
    <w:rsid w:val="00462F24"/>
    <w:rsid w:val="00463F64"/>
    <w:rsid w:val="0046445B"/>
    <w:rsid w:val="00464D31"/>
    <w:rsid w:val="0047236A"/>
    <w:rsid w:val="00482986"/>
    <w:rsid w:val="00482C42"/>
    <w:rsid w:val="00484213"/>
    <w:rsid w:val="00484C0E"/>
    <w:rsid w:val="00490017"/>
    <w:rsid w:val="0049227F"/>
    <w:rsid w:val="00497717"/>
    <w:rsid w:val="004A057E"/>
    <w:rsid w:val="004A4C0C"/>
    <w:rsid w:val="004B4DAD"/>
    <w:rsid w:val="004B4E7B"/>
    <w:rsid w:val="004B5317"/>
    <w:rsid w:val="004B75E4"/>
    <w:rsid w:val="004C0C96"/>
    <w:rsid w:val="004C690E"/>
    <w:rsid w:val="004C78A6"/>
    <w:rsid w:val="004D0A91"/>
    <w:rsid w:val="004D4328"/>
    <w:rsid w:val="004E25D9"/>
    <w:rsid w:val="004E50D1"/>
    <w:rsid w:val="004E71C5"/>
    <w:rsid w:val="004F172A"/>
    <w:rsid w:val="004F5167"/>
    <w:rsid w:val="004F56B4"/>
    <w:rsid w:val="00500DF6"/>
    <w:rsid w:val="0050105B"/>
    <w:rsid w:val="005026D3"/>
    <w:rsid w:val="005030F1"/>
    <w:rsid w:val="00503178"/>
    <w:rsid w:val="00503519"/>
    <w:rsid w:val="00503882"/>
    <w:rsid w:val="005051EA"/>
    <w:rsid w:val="00505ABF"/>
    <w:rsid w:val="005074C0"/>
    <w:rsid w:val="00512AB1"/>
    <w:rsid w:val="00516F16"/>
    <w:rsid w:val="00523A01"/>
    <w:rsid w:val="0052578A"/>
    <w:rsid w:val="005315B2"/>
    <w:rsid w:val="00535AD5"/>
    <w:rsid w:val="00536EA2"/>
    <w:rsid w:val="00542479"/>
    <w:rsid w:val="00544D96"/>
    <w:rsid w:val="00545CD9"/>
    <w:rsid w:val="005462BE"/>
    <w:rsid w:val="005518C5"/>
    <w:rsid w:val="0055192A"/>
    <w:rsid w:val="00552117"/>
    <w:rsid w:val="00553C40"/>
    <w:rsid w:val="0055412B"/>
    <w:rsid w:val="005542E6"/>
    <w:rsid w:val="00560B0F"/>
    <w:rsid w:val="0056133C"/>
    <w:rsid w:val="005641C3"/>
    <w:rsid w:val="0057103F"/>
    <w:rsid w:val="0057128A"/>
    <w:rsid w:val="00573A1C"/>
    <w:rsid w:val="00574870"/>
    <w:rsid w:val="00576B97"/>
    <w:rsid w:val="005770EE"/>
    <w:rsid w:val="00577E0D"/>
    <w:rsid w:val="00585B2E"/>
    <w:rsid w:val="00593BEF"/>
    <w:rsid w:val="00593BFA"/>
    <w:rsid w:val="005956CE"/>
    <w:rsid w:val="005A0B39"/>
    <w:rsid w:val="005A0C39"/>
    <w:rsid w:val="005A1149"/>
    <w:rsid w:val="005A1331"/>
    <w:rsid w:val="005A1F07"/>
    <w:rsid w:val="005A3211"/>
    <w:rsid w:val="005A55B4"/>
    <w:rsid w:val="005A7FCD"/>
    <w:rsid w:val="005B062D"/>
    <w:rsid w:val="005B2E83"/>
    <w:rsid w:val="005B5E04"/>
    <w:rsid w:val="005C0186"/>
    <w:rsid w:val="005C4455"/>
    <w:rsid w:val="005C4F69"/>
    <w:rsid w:val="005C672C"/>
    <w:rsid w:val="005C748C"/>
    <w:rsid w:val="005D26B5"/>
    <w:rsid w:val="005D361D"/>
    <w:rsid w:val="005D390C"/>
    <w:rsid w:val="005D624C"/>
    <w:rsid w:val="005D7A61"/>
    <w:rsid w:val="005E08A2"/>
    <w:rsid w:val="005E20A9"/>
    <w:rsid w:val="005E2CC1"/>
    <w:rsid w:val="005E5045"/>
    <w:rsid w:val="005F006C"/>
    <w:rsid w:val="005F17FA"/>
    <w:rsid w:val="005F3DA8"/>
    <w:rsid w:val="005F5CDA"/>
    <w:rsid w:val="006047E2"/>
    <w:rsid w:val="006077C0"/>
    <w:rsid w:val="006079BA"/>
    <w:rsid w:val="006163DC"/>
    <w:rsid w:val="006169D2"/>
    <w:rsid w:val="00617DBF"/>
    <w:rsid w:val="00617F0F"/>
    <w:rsid w:val="00621F22"/>
    <w:rsid w:val="00623886"/>
    <w:rsid w:val="006264E1"/>
    <w:rsid w:val="0062763C"/>
    <w:rsid w:val="00627F11"/>
    <w:rsid w:val="00633618"/>
    <w:rsid w:val="00640587"/>
    <w:rsid w:val="00643ABD"/>
    <w:rsid w:val="00645E05"/>
    <w:rsid w:val="00647815"/>
    <w:rsid w:val="00647B50"/>
    <w:rsid w:val="00650996"/>
    <w:rsid w:val="00654341"/>
    <w:rsid w:val="00657484"/>
    <w:rsid w:val="00660A47"/>
    <w:rsid w:val="00670F17"/>
    <w:rsid w:val="006712B1"/>
    <w:rsid w:val="006717E5"/>
    <w:rsid w:val="00671808"/>
    <w:rsid w:val="00675F74"/>
    <w:rsid w:val="006778DF"/>
    <w:rsid w:val="00680CE3"/>
    <w:rsid w:val="00683292"/>
    <w:rsid w:val="00684DB7"/>
    <w:rsid w:val="00687F96"/>
    <w:rsid w:val="006902BA"/>
    <w:rsid w:val="00692E8F"/>
    <w:rsid w:val="006978A9"/>
    <w:rsid w:val="006A1B74"/>
    <w:rsid w:val="006B3C91"/>
    <w:rsid w:val="006B4C18"/>
    <w:rsid w:val="006B5403"/>
    <w:rsid w:val="006B6D64"/>
    <w:rsid w:val="006B7C0F"/>
    <w:rsid w:val="006C21D8"/>
    <w:rsid w:val="006C5872"/>
    <w:rsid w:val="006C633B"/>
    <w:rsid w:val="006D02D3"/>
    <w:rsid w:val="006D6A3D"/>
    <w:rsid w:val="006E0B9D"/>
    <w:rsid w:val="006E21E3"/>
    <w:rsid w:val="006E34AF"/>
    <w:rsid w:val="006E356D"/>
    <w:rsid w:val="006E512E"/>
    <w:rsid w:val="006E5F29"/>
    <w:rsid w:val="006F07C7"/>
    <w:rsid w:val="006F354B"/>
    <w:rsid w:val="006F4266"/>
    <w:rsid w:val="006F6807"/>
    <w:rsid w:val="006F7362"/>
    <w:rsid w:val="00701A5B"/>
    <w:rsid w:val="007038A1"/>
    <w:rsid w:val="00704BA0"/>
    <w:rsid w:val="007068FF"/>
    <w:rsid w:val="00706CEF"/>
    <w:rsid w:val="00710F52"/>
    <w:rsid w:val="007117BC"/>
    <w:rsid w:val="00713C23"/>
    <w:rsid w:val="007162A0"/>
    <w:rsid w:val="00716E88"/>
    <w:rsid w:val="007242AE"/>
    <w:rsid w:val="0072486A"/>
    <w:rsid w:val="0072711F"/>
    <w:rsid w:val="007306D2"/>
    <w:rsid w:val="00734F42"/>
    <w:rsid w:val="00735D63"/>
    <w:rsid w:val="00737B96"/>
    <w:rsid w:val="00740C20"/>
    <w:rsid w:val="00740C79"/>
    <w:rsid w:val="00750FD5"/>
    <w:rsid w:val="00751EFA"/>
    <w:rsid w:val="0075231B"/>
    <w:rsid w:val="00753EA2"/>
    <w:rsid w:val="00761ED7"/>
    <w:rsid w:val="00764AF8"/>
    <w:rsid w:val="00766254"/>
    <w:rsid w:val="007703E9"/>
    <w:rsid w:val="00770EF4"/>
    <w:rsid w:val="00773095"/>
    <w:rsid w:val="00773EE3"/>
    <w:rsid w:val="00773EFC"/>
    <w:rsid w:val="007803D8"/>
    <w:rsid w:val="00781EA0"/>
    <w:rsid w:val="007854D2"/>
    <w:rsid w:val="0079011A"/>
    <w:rsid w:val="007919AA"/>
    <w:rsid w:val="007935F4"/>
    <w:rsid w:val="007956D1"/>
    <w:rsid w:val="0079684B"/>
    <w:rsid w:val="007A5DFF"/>
    <w:rsid w:val="007A7E74"/>
    <w:rsid w:val="007B75F9"/>
    <w:rsid w:val="007C0F5D"/>
    <w:rsid w:val="007C7B03"/>
    <w:rsid w:val="007D037C"/>
    <w:rsid w:val="007D061A"/>
    <w:rsid w:val="007D1C34"/>
    <w:rsid w:val="007D5949"/>
    <w:rsid w:val="007D76B2"/>
    <w:rsid w:val="007E6D97"/>
    <w:rsid w:val="007E7DAA"/>
    <w:rsid w:val="007F0686"/>
    <w:rsid w:val="007F46EE"/>
    <w:rsid w:val="007F6D24"/>
    <w:rsid w:val="007F75E2"/>
    <w:rsid w:val="0080018B"/>
    <w:rsid w:val="00803B75"/>
    <w:rsid w:val="00804FCC"/>
    <w:rsid w:val="00805A32"/>
    <w:rsid w:val="00806F6D"/>
    <w:rsid w:val="00807B3A"/>
    <w:rsid w:val="00811302"/>
    <w:rsid w:val="00812212"/>
    <w:rsid w:val="00813A12"/>
    <w:rsid w:val="00814382"/>
    <w:rsid w:val="008206DC"/>
    <w:rsid w:val="00821BE1"/>
    <w:rsid w:val="008270EE"/>
    <w:rsid w:val="008319E5"/>
    <w:rsid w:val="008325DA"/>
    <w:rsid w:val="00832718"/>
    <w:rsid w:val="008345E5"/>
    <w:rsid w:val="008416A8"/>
    <w:rsid w:val="00842793"/>
    <w:rsid w:val="00852F81"/>
    <w:rsid w:val="00857EC7"/>
    <w:rsid w:val="008607D2"/>
    <w:rsid w:val="00861200"/>
    <w:rsid w:val="00861632"/>
    <w:rsid w:val="00861B3C"/>
    <w:rsid w:val="0086208B"/>
    <w:rsid w:val="008653E1"/>
    <w:rsid w:val="00865503"/>
    <w:rsid w:val="008714B9"/>
    <w:rsid w:val="0087622A"/>
    <w:rsid w:val="00880594"/>
    <w:rsid w:val="0088127C"/>
    <w:rsid w:val="00886993"/>
    <w:rsid w:val="00886B5B"/>
    <w:rsid w:val="00887C18"/>
    <w:rsid w:val="00891EF5"/>
    <w:rsid w:val="008922AC"/>
    <w:rsid w:val="00895842"/>
    <w:rsid w:val="0089613B"/>
    <w:rsid w:val="00897556"/>
    <w:rsid w:val="008A22E2"/>
    <w:rsid w:val="008A40B6"/>
    <w:rsid w:val="008A790D"/>
    <w:rsid w:val="008A7E7E"/>
    <w:rsid w:val="008B2D91"/>
    <w:rsid w:val="008B5AF6"/>
    <w:rsid w:val="008B71F8"/>
    <w:rsid w:val="008C215F"/>
    <w:rsid w:val="008C220D"/>
    <w:rsid w:val="008C24D7"/>
    <w:rsid w:val="008C31F3"/>
    <w:rsid w:val="008C3C7D"/>
    <w:rsid w:val="008C4CA4"/>
    <w:rsid w:val="008C5B7D"/>
    <w:rsid w:val="008C5D28"/>
    <w:rsid w:val="008C5F9D"/>
    <w:rsid w:val="008C6C1C"/>
    <w:rsid w:val="008C6CBD"/>
    <w:rsid w:val="008D1C9E"/>
    <w:rsid w:val="008D3114"/>
    <w:rsid w:val="008D34BD"/>
    <w:rsid w:val="008D46DC"/>
    <w:rsid w:val="008E0258"/>
    <w:rsid w:val="008E1FE1"/>
    <w:rsid w:val="008E449F"/>
    <w:rsid w:val="008E5E1B"/>
    <w:rsid w:val="008E6906"/>
    <w:rsid w:val="008F0546"/>
    <w:rsid w:val="008F471A"/>
    <w:rsid w:val="008F4B0A"/>
    <w:rsid w:val="008F4CFD"/>
    <w:rsid w:val="008F7C5E"/>
    <w:rsid w:val="0090025A"/>
    <w:rsid w:val="0090255A"/>
    <w:rsid w:val="00903053"/>
    <w:rsid w:val="00905AAD"/>
    <w:rsid w:val="009076C5"/>
    <w:rsid w:val="009118A9"/>
    <w:rsid w:val="00914FCF"/>
    <w:rsid w:val="0091548A"/>
    <w:rsid w:val="00915DCD"/>
    <w:rsid w:val="00920925"/>
    <w:rsid w:val="0092098B"/>
    <w:rsid w:val="009223A9"/>
    <w:rsid w:val="009229E7"/>
    <w:rsid w:val="00927E39"/>
    <w:rsid w:val="00931D98"/>
    <w:rsid w:val="00933700"/>
    <w:rsid w:val="00936E43"/>
    <w:rsid w:val="009424E4"/>
    <w:rsid w:val="00943508"/>
    <w:rsid w:val="00944CF7"/>
    <w:rsid w:val="00946BB1"/>
    <w:rsid w:val="009477EF"/>
    <w:rsid w:val="009558D4"/>
    <w:rsid w:val="00955EDD"/>
    <w:rsid w:val="00957B88"/>
    <w:rsid w:val="00962035"/>
    <w:rsid w:val="00962C01"/>
    <w:rsid w:val="0096588B"/>
    <w:rsid w:val="009720FE"/>
    <w:rsid w:val="0097296C"/>
    <w:rsid w:val="00973CFC"/>
    <w:rsid w:val="009769EF"/>
    <w:rsid w:val="009801F4"/>
    <w:rsid w:val="00981B42"/>
    <w:rsid w:val="00983F1D"/>
    <w:rsid w:val="009861E8"/>
    <w:rsid w:val="00987F54"/>
    <w:rsid w:val="009906AF"/>
    <w:rsid w:val="009939D1"/>
    <w:rsid w:val="0099688B"/>
    <w:rsid w:val="00996B74"/>
    <w:rsid w:val="009A0E9B"/>
    <w:rsid w:val="009A3DA8"/>
    <w:rsid w:val="009A648B"/>
    <w:rsid w:val="009B0CBB"/>
    <w:rsid w:val="009B115F"/>
    <w:rsid w:val="009B27FF"/>
    <w:rsid w:val="009B2D48"/>
    <w:rsid w:val="009B4806"/>
    <w:rsid w:val="009B4A37"/>
    <w:rsid w:val="009B4FF3"/>
    <w:rsid w:val="009C1250"/>
    <w:rsid w:val="009C155C"/>
    <w:rsid w:val="009C1CA2"/>
    <w:rsid w:val="009C42DA"/>
    <w:rsid w:val="009C46FA"/>
    <w:rsid w:val="009C5955"/>
    <w:rsid w:val="009C7050"/>
    <w:rsid w:val="009C7865"/>
    <w:rsid w:val="009D05A4"/>
    <w:rsid w:val="009D0C2B"/>
    <w:rsid w:val="009D69FC"/>
    <w:rsid w:val="009E06CF"/>
    <w:rsid w:val="009E1679"/>
    <w:rsid w:val="009E70C6"/>
    <w:rsid w:val="009E72FA"/>
    <w:rsid w:val="009F245D"/>
    <w:rsid w:val="009F7E37"/>
    <w:rsid w:val="00A0031C"/>
    <w:rsid w:val="00A03778"/>
    <w:rsid w:val="00A04664"/>
    <w:rsid w:val="00A060BC"/>
    <w:rsid w:val="00A069F5"/>
    <w:rsid w:val="00A10068"/>
    <w:rsid w:val="00A1197B"/>
    <w:rsid w:val="00A174F0"/>
    <w:rsid w:val="00A22DD8"/>
    <w:rsid w:val="00A24633"/>
    <w:rsid w:val="00A26AF4"/>
    <w:rsid w:val="00A30B85"/>
    <w:rsid w:val="00A34C96"/>
    <w:rsid w:val="00A3784B"/>
    <w:rsid w:val="00A412B7"/>
    <w:rsid w:val="00A431E5"/>
    <w:rsid w:val="00A44698"/>
    <w:rsid w:val="00A45250"/>
    <w:rsid w:val="00A460D8"/>
    <w:rsid w:val="00A465A2"/>
    <w:rsid w:val="00A52D4C"/>
    <w:rsid w:val="00A61C56"/>
    <w:rsid w:val="00A64B8B"/>
    <w:rsid w:val="00A65C66"/>
    <w:rsid w:val="00A65D16"/>
    <w:rsid w:val="00A65FFB"/>
    <w:rsid w:val="00A6774C"/>
    <w:rsid w:val="00A713BD"/>
    <w:rsid w:val="00A7283B"/>
    <w:rsid w:val="00A74097"/>
    <w:rsid w:val="00A759AE"/>
    <w:rsid w:val="00A8250B"/>
    <w:rsid w:val="00A83D60"/>
    <w:rsid w:val="00A87227"/>
    <w:rsid w:val="00A94537"/>
    <w:rsid w:val="00A94F2A"/>
    <w:rsid w:val="00A95B43"/>
    <w:rsid w:val="00A95E98"/>
    <w:rsid w:val="00AA2F1A"/>
    <w:rsid w:val="00AA716C"/>
    <w:rsid w:val="00AA7429"/>
    <w:rsid w:val="00AB02CE"/>
    <w:rsid w:val="00AB2410"/>
    <w:rsid w:val="00AB454D"/>
    <w:rsid w:val="00AB4CC4"/>
    <w:rsid w:val="00AB5D61"/>
    <w:rsid w:val="00AB7A59"/>
    <w:rsid w:val="00AB7CC3"/>
    <w:rsid w:val="00AC0AD2"/>
    <w:rsid w:val="00AC43E4"/>
    <w:rsid w:val="00AC5478"/>
    <w:rsid w:val="00AC5980"/>
    <w:rsid w:val="00AC6E38"/>
    <w:rsid w:val="00AD015D"/>
    <w:rsid w:val="00AD1887"/>
    <w:rsid w:val="00AD5904"/>
    <w:rsid w:val="00AD7F4F"/>
    <w:rsid w:val="00AE0844"/>
    <w:rsid w:val="00AE248C"/>
    <w:rsid w:val="00AE3384"/>
    <w:rsid w:val="00AE6344"/>
    <w:rsid w:val="00AE6B9D"/>
    <w:rsid w:val="00AF0241"/>
    <w:rsid w:val="00AF3176"/>
    <w:rsid w:val="00AF3D84"/>
    <w:rsid w:val="00B008EE"/>
    <w:rsid w:val="00B00967"/>
    <w:rsid w:val="00B045D7"/>
    <w:rsid w:val="00B0599F"/>
    <w:rsid w:val="00B10A22"/>
    <w:rsid w:val="00B14B61"/>
    <w:rsid w:val="00B17871"/>
    <w:rsid w:val="00B179F3"/>
    <w:rsid w:val="00B249EF"/>
    <w:rsid w:val="00B25536"/>
    <w:rsid w:val="00B25929"/>
    <w:rsid w:val="00B25CE2"/>
    <w:rsid w:val="00B319D9"/>
    <w:rsid w:val="00B3226F"/>
    <w:rsid w:val="00B40A2C"/>
    <w:rsid w:val="00B42C5F"/>
    <w:rsid w:val="00B42D6B"/>
    <w:rsid w:val="00B4397E"/>
    <w:rsid w:val="00B466CA"/>
    <w:rsid w:val="00B47B10"/>
    <w:rsid w:val="00B50D85"/>
    <w:rsid w:val="00B53CDB"/>
    <w:rsid w:val="00B53EB0"/>
    <w:rsid w:val="00B54813"/>
    <w:rsid w:val="00B54955"/>
    <w:rsid w:val="00B56CF9"/>
    <w:rsid w:val="00B6578A"/>
    <w:rsid w:val="00B6694C"/>
    <w:rsid w:val="00B67796"/>
    <w:rsid w:val="00B73C4B"/>
    <w:rsid w:val="00B875F9"/>
    <w:rsid w:val="00B878AD"/>
    <w:rsid w:val="00B87935"/>
    <w:rsid w:val="00B933D6"/>
    <w:rsid w:val="00B96E7B"/>
    <w:rsid w:val="00BA4120"/>
    <w:rsid w:val="00BA4694"/>
    <w:rsid w:val="00BA58F2"/>
    <w:rsid w:val="00BA5BEE"/>
    <w:rsid w:val="00BA702F"/>
    <w:rsid w:val="00BA7F02"/>
    <w:rsid w:val="00BB63D6"/>
    <w:rsid w:val="00BC2224"/>
    <w:rsid w:val="00BC50AB"/>
    <w:rsid w:val="00BC66F1"/>
    <w:rsid w:val="00BC7AC2"/>
    <w:rsid w:val="00BD133B"/>
    <w:rsid w:val="00BD418D"/>
    <w:rsid w:val="00BD463B"/>
    <w:rsid w:val="00BD46CD"/>
    <w:rsid w:val="00BD4BEF"/>
    <w:rsid w:val="00BD577D"/>
    <w:rsid w:val="00BD5F17"/>
    <w:rsid w:val="00BE00F9"/>
    <w:rsid w:val="00BE0250"/>
    <w:rsid w:val="00BE6500"/>
    <w:rsid w:val="00C0238B"/>
    <w:rsid w:val="00C04AA3"/>
    <w:rsid w:val="00C04EC1"/>
    <w:rsid w:val="00C0666A"/>
    <w:rsid w:val="00C127C7"/>
    <w:rsid w:val="00C139CC"/>
    <w:rsid w:val="00C20D65"/>
    <w:rsid w:val="00C276A7"/>
    <w:rsid w:val="00C30056"/>
    <w:rsid w:val="00C35118"/>
    <w:rsid w:val="00C353CD"/>
    <w:rsid w:val="00C359F0"/>
    <w:rsid w:val="00C37098"/>
    <w:rsid w:val="00C41CE2"/>
    <w:rsid w:val="00C42DAB"/>
    <w:rsid w:val="00C46D57"/>
    <w:rsid w:val="00C475CA"/>
    <w:rsid w:val="00C57A97"/>
    <w:rsid w:val="00C67C9B"/>
    <w:rsid w:val="00C7275B"/>
    <w:rsid w:val="00C77303"/>
    <w:rsid w:val="00C8288C"/>
    <w:rsid w:val="00C8288E"/>
    <w:rsid w:val="00C83037"/>
    <w:rsid w:val="00C83B4C"/>
    <w:rsid w:val="00C8407E"/>
    <w:rsid w:val="00C86249"/>
    <w:rsid w:val="00C90709"/>
    <w:rsid w:val="00C93D2F"/>
    <w:rsid w:val="00CA1068"/>
    <w:rsid w:val="00CA342E"/>
    <w:rsid w:val="00CA6A91"/>
    <w:rsid w:val="00CA76EC"/>
    <w:rsid w:val="00CB08DD"/>
    <w:rsid w:val="00CB361C"/>
    <w:rsid w:val="00CB511B"/>
    <w:rsid w:val="00CC1FA5"/>
    <w:rsid w:val="00CC20B6"/>
    <w:rsid w:val="00CC4DDC"/>
    <w:rsid w:val="00CC5000"/>
    <w:rsid w:val="00CC5CFC"/>
    <w:rsid w:val="00CC78A2"/>
    <w:rsid w:val="00CC7A36"/>
    <w:rsid w:val="00CE0269"/>
    <w:rsid w:val="00CE284C"/>
    <w:rsid w:val="00CE599F"/>
    <w:rsid w:val="00CE5AB9"/>
    <w:rsid w:val="00CF30A2"/>
    <w:rsid w:val="00CF6A08"/>
    <w:rsid w:val="00CF78DC"/>
    <w:rsid w:val="00D015FB"/>
    <w:rsid w:val="00D04509"/>
    <w:rsid w:val="00D11920"/>
    <w:rsid w:val="00D11E64"/>
    <w:rsid w:val="00D16384"/>
    <w:rsid w:val="00D232B9"/>
    <w:rsid w:val="00D25299"/>
    <w:rsid w:val="00D27543"/>
    <w:rsid w:val="00D32563"/>
    <w:rsid w:val="00D345F9"/>
    <w:rsid w:val="00D346ED"/>
    <w:rsid w:val="00D34F6A"/>
    <w:rsid w:val="00D3646B"/>
    <w:rsid w:val="00D3773B"/>
    <w:rsid w:val="00D419F6"/>
    <w:rsid w:val="00D445DF"/>
    <w:rsid w:val="00D53225"/>
    <w:rsid w:val="00D54AF3"/>
    <w:rsid w:val="00D54E56"/>
    <w:rsid w:val="00D55F74"/>
    <w:rsid w:val="00D572F8"/>
    <w:rsid w:val="00D57E0D"/>
    <w:rsid w:val="00D62F1E"/>
    <w:rsid w:val="00D6422D"/>
    <w:rsid w:val="00D64C93"/>
    <w:rsid w:val="00D650DF"/>
    <w:rsid w:val="00D66A26"/>
    <w:rsid w:val="00D71F11"/>
    <w:rsid w:val="00D7267E"/>
    <w:rsid w:val="00D7350D"/>
    <w:rsid w:val="00D73FE5"/>
    <w:rsid w:val="00D77C72"/>
    <w:rsid w:val="00D77E64"/>
    <w:rsid w:val="00D81E66"/>
    <w:rsid w:val="00D84DDA"/>
    <w:rsid w:val="00D854B1"/>
    <w:rsid w:val="00D856BA"/>
    <w:rsid w:val="00D9020D"/>
    <w:rsid w:val="00D92966"/>
    <w:rsid w:val="00D9577D"/>
    <w:rsid w:val="00D96B2A"/>
    <w:rsid w:val="00D96BFE"/>
    <w:rsid w:val="00DA66A4"/>
    <w:rsid w:val="00DA6F74"/>
    <w:rsid w:val="00DA7403"/>
    <w:rsid w:val="00DB1F6A"/>
    <w:rsid w:val="00DB3925"/>
    <w:rsid w:val="00DB3D20"/>
    <w:rsid w:val="00DB7AD3"/>
    <w:rsid w:val="00DC4962"/>
    <w:rsid w:val="00DC70C0"/>
    <w:rsid w:val="00DE15A9"/>
    <w:rsid w:val="00DE1812"/>
    <w:rsid w:val="00DE26E7"/>
    <w:rsid w:val="00DE7758"/>
    <w:rsid w:val="00DE7E14"/>
    <w:rsid w:val="00DF273C"/>
    <w:rsid w:val="00DF45C0"/>
    <w:rsid w:val="00DF7198"/>
    <w:rsid w:val="00E00CA1"/>
    <w:rsid w:val="00E045F5"/>
    <w:rsid w:val="00E0574B"/>
    <w:rsid w:val="00E0578B"/>
    <w:rsid w:val="00E05980"/>
    <w:rsid w:val="00E10C72"/>
    <w:rsid w:val="00E10E56"/>
    <w:rsid w:val="00E15574"/>
    <w:rsid w:val="00E165F8"/>
    <w:rsid w:val="00E216FA"/>
    <w:rsid w:val="00E22E07"/>
    <w:rsid w:val="00E25BC6"/>
    <w:rsid w:val="00E302E7"/>
    <w:rsid w:val="00E33C96"/>
    <w:rsid w:val="00E3424B"/>
    <w:rsid w:val="00E445DE"/>
    <w:rsid w:val="00E4608F"/>
    <w:rsid w:val="00E46ECD"/>
    <w:rsid w:val="00E5142D"/>
    <w:rsid w:val="00E54764"/>
    <w:rsid w:val="00E65C2D"/>
    <w:rsid w:val="00E67D4C"/>
    <w:rsid w:val="00E74708"/>
    <w:rsid w:val="00E75BD9"/>
    <w:rsid w:val="00E815FB"/>
    <w:rsid w:val="00E90AD5"/>
    <w:rsid w:val="00E9373C"/>
    <w:rsid w:val="00E9762A"/>
    <w:rsid w:val="00EA0C8D"/>
    <w:rsid w:val="00EA40DF"/>
    <w:rsid w:val="00EA45A8"/>
    <w:rsid w:val="00EA6E3E"/>
    <w:rsid w:val="00EB0807"/>
    <w:rsid w:val="00EB145E"/>
    <w:rsid w:val="00EB25BD"/>
    <w:rsid w:val="00EC3328"/>
    <w:rsid w:val="00EC3FCC"/>
    <w:rsid w:val="00EC40EF"/>
    <w:rsid w:val="00EC42F5"/>
    <w:rsid w:val="00ED02A0"/>
    <w:rsid w:val="00ED3413"/>
    <w:rsid w:val="00ED39E5"/>
    <w:rsid w:val="00ED41C1"/>
    <w:rsid w:val="00ED48D9"/>
    <w:rsid w:val="00ED6E2D"/>
    <w:rsid w:val="00EE295C"/>
    <w:rsid w:val="00EE3ECF"/>
    <w:rsid w:val="00EE432D"/>
    <w:rsid w:val="00EE7067"/>
    <w:rsid w:val="00EF3674"/>
    <w:rsid w:val="00EF3C8E"/>
    <w:rsid w:val="00EF4718"/>
    <w:rsid w:val="00EF6B77"/>
    <w:rsid w:val="00EF7140"/>
    <w:rsid w:val="00EF7C47"/>
    <w:rsid w:val="00F00928"/>
    <w:rsid w:val="00F033E1"/>
    <w:rsid w:val="00F04FCD"/>
    <w:rsid w:val="00F06D22"/>
    <w:rsid w:val="00F11DA9"/>
    <w:rsid w:val="00F12010"/>
    <w:rsid w:val="00F12548"/>
    <w:rsid w:val="00F135DD"/>
    <w:rsid w:val="00F14396"/>
    <w:rsid w:val="00F149AA"/>
    <w:rsid w:val="00F20485"/>
    <w:rsid w:val="00F32682"/>
    <w:rsid w:val="00F34A32"/>
    <w:rsid w:val="00F37823"/>
    <w:rsid w:val="00F45438"/>
    <w:rsid w:val="00F456D5"/>
    <w:rsid w:val="00F4696D"/>
    <w:rsid w:val="00F52668"/>
    <w:rsid w:val="00F579FC"/>
    <w:rsid w:val="00F6129C"/>
    <w:rsid w:val="00F61892"/>
    <w:rsid w:val="00F63E54"/>
    <w:rsid w:val="00F64DF5"/>
    <w:rsid w:val="00F70B9C"/>
    <w:rsid w:val="00F743C9"/>
    <w:rsid w:val="00F81BBA"/>
    <w:rsid w:val="00F9193C"/>
    <w:rsid w:val="00F923EC"/>
    <w:rsid w:val="00F974A1"/>
    <w:rsid w:val="00F9768C"/>
    <w:rsid w:val="00FA3622"/>
    <w:rsid w:val="00FA4A04"/>
    <w:rsid w:val="00FA5235"/>
    <w:rsid w:val="00FB4DE3"/>
    <w:rsid w:val="00FB61FA"/>
    <w:rsid w:val="00FB709D"/>
    <w:rsid w:val="00FC083C"/>
    <w:rsid w:val="00FC0D47"/>
    <w:rsid w:val="00FC30A2"/>
    <w:rsid w:val="00FC3425"/>
    <w:rsid w:val="00FC568A"/>
    <w:rsid w:val="00FC722F"/>
    <w:rsid w:val="00FC743D"/>
    <w:rsid w:val="00FD09FD"/>
    <w:rsid w:val="00FD1345"/>
    <w:rsid w:val="00FD588C"/>
    <w:rsid w:val="00FE1433"/>
    <w:rsid w:val="00FE24E8"/>
    <w:rsid w:val="00FE4738"/>
    <w:rsid w:val="00FE5D8B"/>
    <w:rsid w:val="00FF1C0A"/>
    <w:rsid w:val="00FF1EE6"/>
    <w:rsid w:val="00FF5ED0"/>
    <w:rsid w:val="00FF7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A4A24"/>
  <w15:chartTrackingRefBased/>
  <w15:docId w15:val="{6DBB7D09-678A-46C4-863F-B2F50DD4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67927"/>
    <w:pPr>
      <w:widowControl w:val="0"/>
      <w:ind w:firstLineChars="200" w:firstLine="200"/>
      <w:jc w:val="both"/>
      <w:textAlignment w:val="baseline"/>
    </w:pPr>
    <w:rPr>
      <w:rFonts w:ascii="Times New Roman" w:eastAsia="DFKai-SB" w:hAnsi="Times New Roman" w:cs="Times New Roman"/>
      <w:szCs w:val="24"/>
    </w:rPr>
  </w:style>
  <w:style w:type="paragraph" w:styleId="1">
    <w:name w:val="heading 1"/>
    <w:basedOn w:val="a0"/>
    <w:next w:val="a0"/>
    <w:link w:val="10"/>
    <w:uiPriority w:val="9"/>
    <w:qFormat/>
    <w:rsid w:val="003B204F"/>
    <w:pPr>
      <w:keepNext/>
      <w:numPr>
        <w:numId w:val="1"/>
      </w:numPr>
      <w:suppressAutoHyphens/>
      <w:spacing w:before="360" w:after="120"/>
      <w:ind w:leftChars="100" w:left="106" w:rightChars="100" w:right="100" w:firstLineChars="0" w:hanging="6"/>
      <w:jc w:val="center"/>
      <w:outlineLvl w:val="0"/>
    </w:pPr>
    <w:rPr>
      <w:rFonts w:ascii="DFKai-SB" w:hAnsi="DFKai-SB" w:cs="DFKai-SB"/>
      <w:bCs/>
      <w:kern w:val="52"/>
      <w:sz w:val="28"/>
      <w:szCs w:val="28"/>
    </w:rPr>
  </w:style>
  <w:style w:type="paragraph" w:styleId="2">
    <w:name w:val="heading 2"/>
    <w:basedOn w:val="a0"/>
    <w:next w:val="a0"/>
    <w:link w:val="20"/>
    <w:autoRedefine/>
    <w:uiPriority w:val="9"/>
    <w:unhideWhenUsed/>
    <w:qFormat/>
    <w:rsid w:val="00210BAB"/>
    <w:pPr>
      <w:numPr>
        <w:ilvl w:val="1"/>
        <w:numId w:val="1"/>
      </w:numPr>
      <w:suppressAutoHyphens/>
      <w:spacing w:before="240" w:after="120"/>
      <w:ind w:leftChars="176" w:left="424" w:hangingChars="1" w:hanging="2"/>
      <w:outlineLvl w:val="1"/>
    </w:pPr>
    <w:rPr>
      <w:rFonts w:cstheme="majorBidi"/>
      <w:bCs/>
      <w:szCs w:val="48"/>
    </w:rPr>
  </w:style>
  <w:style w:type="paragraph" w:styleId="3">
    <w:name w:val="heading 3"/>
    <w:basedOn w:val="a0"/>
    <w:next w:val="a0"/>
    <w:link w:val="30"/>
    <w:uiPriority w:val="9"/>
    <w:unhideWhenUsed/>
    <w:qFormat/>
    <w:rsid w:val="00BA58F2"/>
    <w:pPr>
      <w:suppressAutoHyphens/>
      <w:ind w:firstLineChars="0" w:firstLine="0"/>
      <w:outlineLvl w:val="2"/>
    </w:pPr>
    <w:rPr>
      <w:rFonts w:cstheme="majorBidi"/>
      <w:bCs/>
      <w:szCs w:val="36"/>
    </w:rPr>
  </w:style>
  <w:style w:type="paragraph" w:styleId="40">
    <w:name w:val="heading 4"/>
    <w:basedOn w:val="a0"/>
    <w:next w:val="a0"/>
    <w:link w:val="41"/>
    <w:uiPriority w:val="9"/>
    <w:semiHidden/>
    <w:unhideWhenUsed/>
    <w:rsid w:val="00F135DD"/>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657484"/>
    <w:pPr>
      <w:tabs>
        <w:tab w:val="center" w:pos="4153"/>
        <w:tab w:val="right" w:pos="8306"/>
      </w:tabs>
      <w:snapToGrid w:val="0"/>
    </w:pPr>
    <w:rPr>
      <w:sz w:val="20"/>
      <w:szCs w:val="20"/>
    </w:rPr>
  </w:style>
  <w:style w:type="character" w:customStyle="1" w:styleId="a5">
    <w:name w:val="頁首 字元"/>
    <w:basedOn w:val="a1"/>
    <w:link w:val="a4"/>
    <w:uiPriority w:val="99"/>
    <w:rsid w:val="00657484"/>
    <w:rPr>
      <w:sz w:val="20"/>
      <w:szCs w:val="20"/>
    </w:rPr>
  </w:style>
  <w:style w:type="paragraph" w:styleId="a6">
    <w:name w:val="footer"/>
    <w:basedOn w:val="a0"/>
    <w:link w:val="a7"/>
    <w:uiPriority w:val="99"/>
    <w:unhideWhenUsed/>
    <w:rsid w:val="00657484"/>
    <w:pPr>
      <w:tabs>
        <w:tab w:val="center" w:pos="4153"/>
        <w:tab w:val="right" w:pos="8306"/>
      </w:tabs>
      <w:snapToGrid w:val="0"/>
    </w:pPr>
    <w:rPr>
      <w:sz w:val="20"/>
      <w:szCs w:val="20"/>
    </w:rPr>
  </w:style>
  <w:style w:type="character" w:customStyle="1" w:styleId="a7">
    <w:name w:val="頁尾 字元"/>
    <w:basedOn w:val="a1"/>
    <w:link w:val="a6"/>
    <w:uiPriority w:val="99"/>
    <w:rsid w:val="00657484"/>
    <w:rPr>
      <w:sz w:val="20"/>
      <w:szCs w:val="20"/>
    </w:rPr>
  </w:style>
  <w:style w:type="character" w:customStyle="1" w:styleId="10">
    <w:name w:val="標題 1 字元"/>
    <w:basedOn w:val="a1"/>
    <w:link w:val="1"/>
    <w:uiPriority w:val="9"/>
    <w:rsid w:val="003B204F"/>
    <w:rPr>
      <w:rFonts w:ascii="DFKai-SB" w:eastAsia="DFKai-SB" w:hAnsi="DFKai-SB" w:cs="DFKai-SB"/>
      <w:bCs/>
      <w:kern w:val="52"/>
      <w:sz w:val="28"/>
      <w:szCs w:val="28"/>
    </w:rPr>
  </w:style>
  <w:style w:type="character" w:customStyle="1" w:styleId="20">
    <w:name w:val="標題 2 字元"/>
    <w:basedOn w:val="a1"/>
    <w:link w:val="2"/>
    <w:uiPriority w:val="9"/>
    <w:rsid w:val="00210BAB"/>
    <w:rPr>
      <w:rFonts w:ascii="Times New Roman" w:eastAsia="DFKai-SB" w:hAnsi="Times New Roman" w:cstheme="majorBidi"/>
      <w:bCs/>
      <w:szCs w:val="48"/>
    </w:rPr>
  </w:style>
  <w:style w:type="paragraph" w:styleId="a">
    <w:name w:val="Title"/>
    <w:aliases w:val="標題3"/>
    <w:basedOn w:val="3"/>
    <w:next w:val="a0"/>
    <w:link w:val="a8"/>
    <w:uiPriority w:val="10"/>
    <w:qFormat/>
    <w:rsid w:val="00102FE0"/>
    <w:pPr>
      <w:numPr>
        <w:numId w:val="2"/>
      </w:numPr>
      <w:spacing w:before="240" w:after="60"/>
      <w:jc w:val="center"/>
      <w:outlineLvl w:val="0"/>
    </w:pPr>
    <w:rPr>
      <w:b/>
      <w:bCs w:val="0"/>
      <w:szCs w:val="32"/>
    </w:rPr>
  </w:style>
  <w:style w:type="character" w:customStyle="1" w:styleId="a8">
    <w:name w:val="標題 字元"/>
    <w:aliases w:val="標題3 字元"/>
    <w:basedOn w:val="a1"/>
    <w:link w:val="a"/>
    <w:uiPriority w:val="10"/>
    <w:rsid w:val="00102FE0"/>
    <w:rPr>
      <w:rFonts w:ascii="Times New Roman" w:eastAsia="DFKai-SB" w:hAnsi="Times New Roman" w:cstheme="majorBidi"/>
      <w:b/>
      <w:szCs w:val="32"/>
    </w:rPr>
  </w:style>
  <w:style w:type="character" w:customStyle="1" w:styleId="30">
    <w:name w:val="標題 3 字元"/>
    <w:basedOn w:val="a1"/>
    <w:link w:val="3"/>
    <w:uiPriority w:val="9"/>
    <w:rsid w:val="00BA58F2"/>
    <w:rPr>
      <w:rFonts w:ascii="Times New Roman" w:eastAsia="DFKai-SB" w:hAnsi="Times New Roman" w:cstheme="majorBidi"/>
      <w:bCs/>
      <w:szCs w:val="36"/>
    </w:rPr>
  </w:style>
  <w:style w:type="table" w:styleId="a9">
    <w:name w:val="Table Grid"/>
    <w:basedOn w:val="a2"/>
    <w:uiPriority w:val="39"/>
    <w:rsid w:val="00A83D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0"/>
    <w:link w:val="ab"/>
    <w:uiPriority w:val="34"/>
    <w:qFormat/>
    <w:rsid w:val="00CC78A2"/>
    <w:pPr>
      <w:spacing w:line="360" w:lineRule="auto"/>
      <w:ind w:leftChars="200" w:left="480"/>
    </w:pPr>
  </w:style>
  <w:style w:type="character" w:styleId="ac">
    <w:name w:val="Hyperlink"/>
    <w:basedOn w:val="a1"/>
    <w:uiPriority w:val="99"/>
    <w:unhideWhenUsed/>
    <w:rsid w:val="002903AB"/>
    <w:rPr>
      <w:color w:val="0563C1" w:themeColor="hyperlink"/>
      <w:u w:val="single"/>
    </w:rPr>
  </w:style>
  <w:style w:type="character" w:styleId="ad">
    <w:name w:val="Unresolved Mention"/>
    <w:basedOn w:val="a1"/>
    <w:uiPriority w:val="99"/>
    <w:semiHidden/>
    <w:unhideWhenUsed/>
    <w:rsid w:val="002903AB"/>
    <w:rPr>
      <w:color w:val="605E5C"/>
      <w:shd w:val="clear" w:color="auto" w:fill="E1DFDD"/>
    </w:rPr>
  </w:style>
  <w:style w:type="character" w:customStyle="1" w:styleId="normaltextrun">
    <w:name w:val="normaltextrun"/>
    <w:basedOn w:val="a1"/>
    <w:rsid w:val="00B249EF"/>
  </w:style>
  <w:style w:type="character" w:styleId="ae">
    <w:name w:val="Strong"/>
    <w:basedOn w:val="a1"/>
    <w:uiPriority w:val="22"/>
    <w:qFormat/>
    <w:rsid w:val="00B249EF"/>
    <w:rPr>
      <w:b/>
      <w:bCs/>
    </w:rPr>
  </w:style>
  <w:style w:type="character" w:customStyle="1" w:styleId="41">
    <w:name w:val="標題 4 字元"/>
    <w:basedOn w:val="a1"/>
    <w:link w:val="40"/>
    <w:uiPriority w:val="9"/>
    <w:semiHidden/>
    <w:rsid w:val="00F135DD"/>
    <w:rPr>
      <w:rFonts w:asciiTheme="majorHAnsi" w:eastAsiaTheme="majorEastAsia" w:hAnsiTheme="majorHAnsi" w:cstheme="majorBidi"/>
      <w:sz w:val="36"/>
      <w:szCs w:val="36"/>
    </w:rPr>
  </w:style>
  <w:style w:type="character" w:styleId="af">
    <w:name w:val="Subtle Emphasis"/>
    <w:basedOn w:val="a1"/>
    <w:uiPriority w:val="19"/>
    <w:qFormat/>
    <w:rsid w:val="00F135DD"/>
    <w:rPr>
      <w:i/>
      <w:iCs/>
      <w:color w:val="404040" w:themeColor="text1" w:themeTint="BF"/>
    </w:rPr>
  </w:style>
  <w:style w:type="paragraph" w:customStyle="1" w:styleId="4">
    <w:name w:val="標題4"/>
    <w:basedOn w:val="a0"/>
    <w:next w:val="a0"/>
    <w:link w:val="42"/>
    <w:autoRedefine/>
    <w:qFormat/>
    <w:rsid w:val="00245D68"/>
    <w:pPr>
      <w:numPr>
        <w:numId w:val="7"/>
      </w:numPr>
      <w:ind w:firstLineChars="0" w:firstLine="0"/>
      <w:outlineLvl w:val="3"/>
    </w:pPr>
  </w:style>
  <w:style w:type="character" w:customStyle="1" w:styleId="ab">
    <w:name w:val="清單段落 字元"/>
    <w:basedOn w:val="a1"/>
    <w:link w:val="aa"/>
    <w:uiPriority w:val="34"/>
    <w:rsid w:val="004076B0"/>
    <w:rPr>
      <w:rFonts w:ascii="Times New Roman" w:eastAsia="DFKai-SB" w:hAnsi="Times New Roman"/>
    </w:rPr>
  </w:style>
  <w:style w:type="character" w:customStyle="1" w:styleId="42">
    <w:name w:val="標題4 字元"/>
    <w:basedOn w:val="ab"/>
    <w:link w:val="4"/>
    <w:rsid w:val="00245D68"/>
    <w:rPr>
      <w:rFonts w:ascii="Times New Roman" w:eastAsia="DFKai-SB" w:hAnsi="Times New Roman" w:cs="Times New Roman"/>
      <w:szCs w:val="24"/>
    </w:rPr>
  </w:style>
  <w:style w:type="paragraph" w:customStyle="1" w:styleId="5">
    <w:name w:val="標題5"/>
    <w:basedOn w:val="a0"/>
    <w:next w:val="a0"/>
    <w:link w:val="50"/>
    <w:qFormat/>
    <w:rsid w:val="004619C5"/>
    <w:pPr>
      <w:numPr>
        <w:numId w:val="5"/>
      </w:numPr>
      <w:suppressAutoHyphens/>
      <w:ind w:leftChars="176" w:left="177" w:right="238" w:hangingChars="1" w:hanging="1"/>
      <w:outlineLvl w:val="3"/>
    </w:pPr>
  </w:style>
  <w:style w:type="character" w:customStyle="1" w:styleId="50">
    <w:name w:val="標題5 字元"/>
    <w:basedOn w:val="42"/>
    <w:link w:val="5"/>
    <w:rsid w:val="004619C5"/>
    <w:rPr>
      <w:rFonts w:ascii="Times New Roman" w:eastAsia="DFKai-SB" w:hAnsi="Times New Roman" w:cs="Times New Roman"/>
      <w:szCs w:val="24"/>
    </w:rPr>
  </w:style>
  <w:style w:type="paragraph" w:customStyle="1" w:styleId="whitespace-pre-wrap">
    <w:name w:val="whitespace-pre-wrap"/>
    <w:basedOn w:val="a0"/>
    <w:rsid w:val="00E67D4C"/>
    <w:pPr>
      <w:widowControl/>
      <w:spacing w:before="100" w:beforeAutospacing="1" w:after="100" w:afterAutospacing="1"/>
      <w:ind w:firstLineChars="0" w:firstLine="0"/>
      <w:textAlignment w:val="auto"/>
    </w:pPr>
    <w:rPr>
      <w:rFonts w:ascii="PMingLiU" w:eastAsia="PMingLiU" w:hAnsi="PMingLiU" w:cs="PMingLiU"/>
      <w:kern w:val="0"/>
    </w:rPr>
  </w:style>
  <w:style w:type="paragraph" w:customStyle="1" w:styleId="whitespace-normal">
    <w:name w:val="whitespace-normal"/>
    <w:basedOn w:val="a0"/>
    <w:rsid w:val="00E67D4C"/>
    <w:pPr>
      <w:widowControl/>
      <w:spacing w:before="100" w:beforeAutospacing="1" w:after="100" w:afterAutospacing="1"/>
      <w:ind w:firstLineChars="0" w:firstLine="0"/>
      <w:textAlignment w:val="auto"/>
    </w:pPr>
    <w:rPr>
      <w:rFonts w:ascii="PMingLiU" w:eastAsia="PMingLiU" w:hAnsi="PMingLiU" w:cs="PMingLiU"/>
      <w:kern w:val="0"/>
    </w:rPr>
  </w:style>
  <w:style w:type="paragraph" w:customStyle="1" w:styleId="6">
    <w:name w:val="樣式6"/>
    <w:basedOn w:val="a0"/>
    <w:next w:val="a0"/>
    <w:link w:val="60"/>
    <w:qFormat/>
    <w:rsid w:val="0019012D"/>
    <w:pPr>
      <w:widowControl/>
      <w:numPr>
        <w:ilvl w:val="1"/>
        <w:numId w:val="4"/>
      </w:numPr>
      <w:ind w:leftChars="176" w:left="177" w:right="238" w:hangingChars="1" w:hanging="1"/>
      <w:textAlignment w:val="auto"/>
      <w:outlineLvl w:val="4"/>
    </w:pPr>
    <w:rPr>
      <w:rFonts w:cs="PMingLiU"/>
      <w:kern w:val="0"/>
    </w:rPr>
  </w:style>
  <w:style w:type="character" w:customStyle="1" w:styleId="60">
    <w:name w:val="樣式6 字元"/>
    <w:basedOn w:val="a1"/>
    <w:link w:val="6"/>
    <w:rsid w:val="0019012D"/>
    <w:rPr>
      <w:rFonts w:ascii="Times New Roman" w:eastAsia="DFKai-SB" w:hAnsi="Times New Roman" w:cs="PMingLiU"/>
      <w:kern w:val="0"/>
      <w:szCs w:val="24"/>
    </w:rPr>
  </w:style>
  <w:style w:type="paragraph" w:styleId="af0">
    <w:name w:val="No Spacing"/>
    <w:uiPriority w:val="1"/>
    <w:qFormat/>
    <w:rsid w:val="00857EC7"/>
    <w:pPr>
      <w:widowControl w:val="0"/>
      <w:ind w:firstLineChars="200" w:firstLine="200"/>
      <w:textAlignment w:val="baseline"/>
    </w:pPr>
    <w:rPr>
      <w:rFonts w:ascii="Times New Roman" w:eastAsia="DFKai-SB"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09672">
      <w:bodyDiv w:val="1"/>
      <w:marLeft w:val="0"/>
      <w:marRight w:val="0"/>
      <w:marTop w:val="0"/>
      <w:marBottom w:val="0"/>
      <w:divBdr>
        <w:top w:val="none" w:sz="0" w:space="0" w:color="auto"/>
        <w:left w:val="none" w:sz="0" w:space="0" w:color="auto"/>
        <w:bottom w:val="none" w:sz="0" w:space="0" w:color="auto"/>
        <w:right w:val="none" w:sz="0" w:space="0" w:color="auto"/>
      </w:divBdr>
    </w:div>
    <w:div w:id="88700717">
      <w:bodyDiv w:val="1"/>
      <w:marLeft w:val="0"/>
      <w:marRight w:val="0"/>
      <w:marTop w:val="0"/>
      <w:marBottom w:val="0"/>
      <w:divBdr>
        <w:top w:val="none" w:sz="0" w:space="0" w:color="auto"/>
        <w:left w:val="none" w:sz="0" w:space="0" w:color="auto"/>
        <w:bottom w:val="none" w:sz="0" w:space="0" w:color="auto"/>
        <w:right w:val="none" w:sz="0" w:space="0" w:color="auto"/>
      </w:divBdr>
    </w:div>
    <w:div w:id="108744347">
      <w:bodyDiv w:val="1"/>
      <w:marLeft w:val="0"/>
      <w:marRight w:val="0"/>
      <w:marTop w:val="0"/>
      <w:marBottom w:val="0"/>
      <w:divBdr>
        <w:top w:val="none" w:sz="0" w:space="0" w:color="auto"/>
        <w:left w:val="none" w:sz="0" w:space="0" w:color="auto"/>
        <w:bottom w:val="none" w:sz="0" w:space="0" w:color="auto"/>
        <w:right w:val="none" w:sz="0" w:space="0" w:color="auto"/>
      </w:divBdr>
    </w:div>
    <w:div w:id="198203053">
      <w:bodyDiv w:val="1"/>
      <w:marLeft w:val="0"/>
      <w:marRight w:val="0"/>
      <w:marTop w:val="0"/>
      <w:marBottom w:val="0"/>
      <w:divBdr>
        <w:top w:val="none" w:sz="0" w:space="0" w:color="auto"/>
        <w:left w:val="none" w:sz="0" w:space="0" w:color="auto"/>
        <w:bottom w:val="none" w:sz="0" w:space="0" w:color="auto"/>
        <w:right w:val="none" w:sz="0" w:space="0" w:color="auto"/>
      </w:divBdr>
    </w:div>
    <w:div w:id="223107953">
      <w:bodyDiv w:val="1"/>
      <w:marLeft w:val="0"/>
      <w:marRight w:val="0"/>
      <w:marTop w:val="0"/>
      <w:marBottom w:val="0"/>
      <w:divBdr>
        <w:top w:val="none" w:sz="0" w:space="0" w:color="auto"/>
        <w:left w:val="none" w:sz="0" w:space="0" w:color="auto"/>
        <w:bottom w:val="none" w:sz="0" w:space="0" w:color="auto"/>
        <w:right w:val="none" w:sz="0" w:space="0" w:color="auto"/>
      </w:divBdr>
    </w:div>
    <w:div w:id="257325890">
      <w:bodyDiv w:val="1"/>
      <w:marLeft w:val="0"/>
      <w:marRight w:val="0"/>
      <w:marTop w:val="0"/>
      <w:marBottom w:val="0"/>
      <w:divBdr>
        <w:top w:val="none" w:sz="0" w:space="0" w:color="auto"/>
        <w:left w:val="none" w:sz="0" w:space="0" w:color="auto"/>
        <w:bottom w:val="none" w:sz="0" w:space="0" w:color="auto"/>
        <w:right w:val="none" w:sz="0" w:space="0" w:color="auto"/>
      </w:divBdr>
    </w:div>
    <w:div w:id="267740746">
      <w:bodyDiv w:val="1"/>
      <w:marLeft w:val="0"/>
      <w:marRight w:val="0"/>
      <w:marTop w:val="0"/>
      <w:marBottom w:val="0"/>
      <w:divBdr>
        <w:top w:val="none" w:sz="0" w:space="0" w:color="auto"/>
        <w:left w:val="none" w:sz="0" w:space="0" w:color="auto"/>
        <w:bottom w:val="none" w:sz="0" w:space="0" w:color="auto"/>
        <w:right w:val="none" w:sz="0" w:space="0" w:color="auto"/>
      </w:divBdr>
    </w:div>
    <w:div w:id="304820201">
      <w:bodyDiv w:val="1"/>
      <w:marLeft w:val="0"/>
      <w:marRight w:val="0"/>
      <w:marTop w:val="0"/>
      <w:marBottom w:val="0"/>
      <w:divBdr>
        <w:top w:val="none" w:sz="0" w:space="0" w:color="auto"/>
        <w:left w:val="none" w:sz="0" w:space="0" w:color="auto"/>
        <w:bottom w:val="none" w:sz="0" w:space="0" w:color="auto"/>
        <w:right w:val="none" w:sz="0" w:space="0" w:color="auto"/>
      </w:divBdr>
      <w:divsChild>
        <w:div w:id="25911421">
          <w:marLeft w:val="0"/>
          <w:marRight w:val="0"/>
          <w:marTop w:val="0"/>
          <w:marBottom w:val="0"/>
          <w:divBdr>
            <w:top w:val="none" w:sz="0" w:space="0" w:color="auto"/>
            <w:left w:val="none" w:sz="0" w:space="0" w:color="auto"/>
            <w:bottom w:val="none" w:sz="0" w:space="0" w:color="auto"/>
            <w:right w:val="none" w:sz="0" w:space="0" w:color="auto"/>
          </w:divBdr>
          <w:divsChild>
            <w:div w:id="612783443">
              <w:marLeft w:val="0"/>
              <w:marRight w:val="0"/>
              <w:marTop w:val="0"/>
              <w:marBottom w:val="0"/>
              <w:divBdr>
                <w:top w:val="none" w:sz="0" w:space="0" w:color="auto"/>
                <w:left w:val="none" w:sz="0" w:space="0" w:color="auto"/>
                <w:bottom w:val="none" w:sz="0" w:space="0" w:color="auto"/>
                <w:right w:val="none" w:sz="0" w:space="0" w:color="auto"/>
              </w:divBdr>
              <w:divsChild>
                <w:div w:id="626161773">
                  <w:marLeft w:val="0"/>
                  <w:marRight w:val="0"/>
                  <w:marTop w:val="0"/>
                  <w:marBottom w:val="0"/>
                  <w:divBdr>
                    <w:top w:val="none" w:sz="0" w:space="0" w:color="auto"/>
                    <w:left w:val="none" w:sz="0" w:space="0" w:color="auto"/>
                    <w:bottom w:val="none" w:sz="0" w:space="0" w:color="auto"/>
                    <w:right w:val="none" w:sz="0" w:space="0" w:color="auto"/>
                  </w:divBdr>
                  <w:divsChild>
                    <w:div w:id="2045715238">
                      <w:marLeft w:val="0"/>
                      <w:marRight w:val="0"/>
                      <w:marTop w:val="0"/>
                      <w:marBottom w:val="0"/>
                      <w:divBdr>
                        <w:top w:val="none" w:sz="0" w:space="0" w:color="auto"/>
                        <w:left w:val="none" w:sz="0" w:space="0" w:color="auto"/>
                        <w:bottom w:val="none" w:sz="0" w:space="0" w:color="auto"/>
                        <w:right w:val="none" w:sz="0" w:space="0" w:color="auto"/>
                      </w:divBdr>
                      <w:divsChild>
                        <w:div w:id="32192669">
                          <w:marLeft w:val="0"/>
                          <w:marRight w:val="0"/>
                          <w:marTop w:val="0"/>
                          <w:marBottom w:val="0"/>
                          <w:divBdr>
                            <w:top w:val="none" w:sz="0" w:space="0" w:color="auto"/>
                            <w:left w:val="none" w:sz="0" w:space="0" w:color="auto"/>
                            <w:bottom w:val="none" w:sz="0" w:space="0" w:color="auto"/>
                            <w:right w:val="none" w:sz="0" w:space="0" w:color="auto"/>
                          </w:divBdr>
                          <w:divsChild>
                            <w:div w:id="8279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8928">
                      <w:marLeft w:val="0"/>
                      <w:marRight w:val="0"/>
                      <w:marTop w:val="0"/>
                      <w:marBottom w:val="0"/>
                      <w:divBdr>
                        <w:top w:val="none" w:sz="0" w:space="0" w:color="auto"/>
                        <w:left w:val="none" w:sz="0" w:space="0" w:color="auto"/>
                        <w:bottom w:val="none" w:sz="0" w:space="0" w:color="auto"/>
                        <w:right w:val="none" w:sz="0" w:space="0" w:color="auto"/>
                      </w:divBdr>
                      <w:divsChild>
                        <w:div w:id="1307903558">
                          <w:marLeft w:val="0"/>
                          <w:marRight w:val="0"/>
                          <w:marTop w:val="0"/>
                          <w:marBottom w:val="0"/>
                          <w:divBdr>
                            <w:top w:val="none" w:sz="0" w:space="0" w:color="auto"/>
                            <w:left w:val="none" w:sz="0" w:space="0" w:color="auto"/>
                            <w:bottom w:val="none" w:sz="0" w:space="0" w:color="auto"/>
                            <w:right w:val="none" w:sz="0" w:space="0" w:color="auto"/>
                          </w:divBdr>
                          <w:divsChild>
                            <w:div w:id="1185481517">
                              <w:marLeft w:val="0"/>
                              <w:marRight w:val="0"/>
                              <w:marTop w:val="0"/>
                              <w:marBottom w:val="0"/>
                              <w:divBdr>
                                <w:top w:val="none" w:sz="0" w:space="0" w:color="auto"/>
                                <w:left w:val="none" w:sz="0" w:space="0" w:color="auto"/>
                                <w:bottom w:val="none" w:sz="0" w:space="0" w:color="auto"/>
                                <w:right w:val="none" w:sz="0" w:space="0" w:color="auto"/>
                              </w:divBdr>
                              <w:divsChild>
                                <w:div w:id="19128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439715">
          <w:marLeft w:val="0"/>
          <w:marRight w:val="0"/>
          <w:marTop w:val="0"/>
          <w:marBottom w:val="0"/>
          <w:divBdr>
            <w:top w:val="none" w:sz="0" w:space="0" w:color="auto"/>
            <w:left w:val="none" w:sz="0" w:space="0" w:color="auto"/>
            <w:bottom w:val="none" w:sz="0" w:space="0" w:color="auto"/>
            <w:right w:val="none" w:sz="0" w:space="0" w:color="auto"/>
          </w:divBdr>
          <w:divsChild>
            <w:div w:id="1239747539">
              <w:marLeft w:val="0"/>
              <w:marRight w:val="0"/>
              <w:marTop w:val="0"/>
              <w:marBottom w:val="0"/>
              <w:divBdr>
                <w:top w:val="none" w:sz="0" w:space="0" w:color="auto"/>
                <w:left w:val="none" w:sz="0" w:space="0" w:color="auto"/>
                <w:bottom w:val="none" w:sz="0" w:space="0" w:color="auto"/>
                <w:right w:val="none" w:sz="0" w:space="0" w:color="auto"/>
              </w:divBdr>
              <w:divsChild>
                <w:div w:id="8997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97506">
      <w:bodyDiv w:val="1"/>
      <w:marLeft w:val="0"/>
      <w:marRight w:val="0"/>
      <w:marTop w:val="0"/>
      <w:marBottom w:val="0"/>
      <w:divBdr>
        <w:top w:val="none" w:sz="0" w:space="0" w:color="auto"/>
        <w:left w:val="none" w:sz="0" w:space="0" w:color="auto"/>
        <w:bottom w:val="none" w:sz="0" w:space="0" w:color="auto"/>
        <w:right w:val="none" w:sz="0" w:space="0" w:color="auto"/>
      </w:divBdr>
    </w:div>
    <w:div w:id="357043384">
      <w:bodyDiv w:val="1"/>
      <w:marLeft w:val="0"/>
      <w:marRight w:val="0"/>
      <w:marTop w:val="0"/>
      <w:marBottom w:val="0"/>
      <w:divBdr>
        <w:top w:val="none" w:sz="0" w:space="0" w:color="auto"/>
        <w:left w:val="none" w:sz="0" w:space="0" w:color="auto"/>
        <w:bottom w:val="none" w:sz="0" w:space="0" w:color="auto"/>
        <w:right w:val="none" w:sz="0" w:space="0" w:color="auto"/>
      </w:divBdr>
    </w:div>
    <w:div w:id="421101451">
      <w:bodyDiv w:val="1"/>
      <w:marLeft w:val="0"/>
      <w:marRight w:val="0"/>
      <w:marTop w:val="0"/>
      <w:marBottom w:val="0"/>
      <w:divBdr>
        <w:top w:val="none" w:sz="0" w:space="0" w:color="auto"/>
        <w:left w:val="none" w:sz="0" w:space="0" w:color="auto"/>
        <w:bottom w:val="none" w:sz="0" w:space="0" w:color="auto"/>
        <w:right w:val="none" w:sz="0" w:space="0" w:color="auto"/>
      </w:divBdr>
      <w:divsChild>
        <w:div w:id="1575510222">
          <w:marLeft w:val="0"/>
          <w:marRight w:val="0"/>
          <w:marTop w:val="0"/>
          <w:marBottom w:val="0"/>
          <w:divBdr>
            <w:top w:val="single" w:sz="2" w:space="0" w:color="auto"/>
            <w:left w:val="single" w:sz="2" w:space="0" w:color="auto"/>
            <w:bottom w:val="single" w:sz="2" w:space="0" w:color="auto"/>
            <w:right w:val="single" w:sz="2" w:space="0" w:color="auto"/>
          </w:divBdr>
          <w:divsChild>
            <w:div w:id="1019433432">
              <w:marLeft w:val="0"/>
              <w:marRight w:val="0"/>
              <w:marTop w:val="0"/>
              <w:marBottom w:val="0"/>
              <w:divBdr>
                <w:top w:val="single" w:sz="2" w:space="0" w:color="auto"/>
                <w:left w:val="single" w:sz="2" w:space="0" w:color="auto"/>
                <w:bottom w:val="single" w:sz="2" w:space="0" w:color="auto"/>
                <w:right w:val="single" w:sz="2" w:space="0" w:color="auto"/>
              </w:divBdr>
              <w:divsChild>
                <w:div w:id="747504588">
                  <w:marLeft w:val="0"/>
                  <w:marRight w:val="0"/>
                  <w:marTop w:val="0"/>
                  <w:marBottom w:val="0"/>
                  <w:divBdr>
                    <w:top w:val="single" w:sz="2" w:space="0" w:color="auto"/>
                    <w:left w:val="single" w:sz="2" w:space="0" w:color="auto"/>
                    <w:bottom w:val="single" w:sz="2" w:space="0" w:color="auto"/>
                    <w:right w:val="single" w:sz="2" w:space="0" w:color="auto"/>
                  </w:divBdr>
                  <w:divsChild>
                    <w:div w:id="1221793236">
                      <w:marLeft w:val="0"/>
                      <w:marRight w:val="0"/>
                      <w:marTop w:val="0"/>
                      <w:marBottom w:val="0"/>
                      <w:divBdr>
                        <w:top w:val="single" w:sz="2" w:space="0" w:color="auto"/>
                        <w:left w:val="single" w:sz="2" w:space="0" w:color="auto"/>
                        <w:bottom w:val="single" w:sz="2" w:space="0" w:color="auto"/>
                        <w:right w:val="single" w:sz="2" w:space="0" w:color="auto"/>
                      </w:divBdr>
                      <w:divsChild>
                        <w:div w:id="1755741024">
                          <w:marLeft w:val="0"/>
                          <w:marRight w:val="0"/>
                          <w:marTop w:val="0"/>
                          <w:marBottom w:val="0"/>
                          <w:divBdr>
                            <w:top w:val="single" w:sz="2" w:space="0" w:color="auto"/>
                            <w:left w:val="single" w:sz="2" w:space="0" w:color="auto"/>
                            <w:bottom w:val="single" w:sz="2" w:space="0" w:color="auto"/>
                            <w:right w:val="single" w:sz="2" w:space="0" w:color="auto"/>
                          </w:divBdr>
                          <w:divsChild>
                            <w:div w:id="781536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1737023">
                      <w:marLeft w:val="0"/>
                      <w:marRight w:val="0"/>
                      <w:marTop w:val="0"/>
                      <w:marBottom w:val="0"/>
                      <w:divBdr>
                        <w:top w:val="single" w:sz="2" w:space="0" w:color="auto"/>
                        <w:left w:val="single" w:sz="2" w:space="0" w:color="auto"/>
                        <w:bottom w:val="single" w:sz="2" w:space="0" w:color="auto"/>
                        <w:right w:val="single" w:sz="2" w:space="0" w:color="auto"/>
                      </w:divBdr>
                      <w:divsChild>
                        <w:div w:id="907426357">
                          <w:marLeft w:val="0"/>
                          <w:marRight w:val="0"/>
                          <w:marTop w:val="0"/>
                          <w:marBottom w:val="0"/>
                          <w:divBdr>
                            <w:top w:val="single" w:sz="2" w:space="0" w:color="auto"/>
                            <w:left w:val="single" w:sz="2" w:space="0" w:color="auto"/>
                            <w:bottom w:val="single" w:sz="2" w:space="0" w:color="auto"/>
                            <w:right w:val="single" w:sz="2" w:space="0" w:color="auto"/>
                          </w:divBdr>
                          <w:divsChild>
                            <w:div w:id="202595099">
                              <w:marLeft w:val="0"/>
                              <w:marRight w:val="0"/>
                              <w:marTop w:val="0"/>
                              <w:marBottom w:val="0"/>
                              <w:divBdr>
                                <w:top w:val="single" w:sz="2" w:space="0" w:color="auto"/>
                                <w:left w:val="single" w:sz="2" w:space="0" w:color="auto"/>
                                <w:bottom w:val="single" w:sz="2" w:space="0" w:color="auto"/>
                                <w:right w:val="single" w:sz="2" w:space="0" w:color="auto"/>
                              </w:divBdr>
                              <w:divsChild>
                                <w:div w:id="1737239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6266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088377">
          <w:marLeft w:val="0"/>
          <w:marRight w:val="0"/>
          <w:marTop w:val="0"/>
          <w:marBottom w:val="0"/>
          <w:divBdr>
            <w:top w:val="single" w:sz="2" w:space="0" w:color="auto"/>
            <w:left w:val="single" w:sz="2" w:space="0" w:color="auto"/>
            <w:bottom w:val="single" w:sz="2" w:space="0" w:color="auto"/>
            <w:right w:val="single" w:sz="2" w:space="0" w:color="auto"/>
          </w:divBdr>
          <w:divsChild>
            <w:div w:id="1525483667">
              <w:marLeft w:val="0"/>
              <w:marRight w:val="0"/>
              <w:marTop w:val="0"/>
              <w:marBottom w:val="0"/>
              <w:divBdr>
                <w:top w:val="single" w:sz="2" w:space="0" w:color="auto"/>
                <w:left w:val="single" w:sz="2" w:space="0" w:color="auto"/>
                <w:bottom w:val="single" w:sz="2" w:space="0" w:color="auto"/>
                <w:right w:val="single" w:sz="2" w:space="0" w:color="auto"/>
              </w:divBdr>
              <w:divsChild>
                <w:div w:id="1518809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0377803">
      <w:bodyDiv w:val="1"/>
      <w:marLeft w:val="0"/>
      <w:marRight w:val="0"/>
      <w:marTop w:val="0"/>
      <w:marBottom w:val="0"/>
      <w:divBdr>
        <w:top w:val="none" w:sz="0" w:space="0" w:color="auto"/>
        <w:left w:val="none" w:sz="0" w:space="0" w:color="auto"/>
        <w:bottom w:val="none" w:sz="0" w:space="0" w:color="auto"/>
        <w:right w:val="none" w:sz="0" w:space="0" w:color="auto"/>
      </w:divBdr>
    </w:div>
    <w:div w:id="640428986">
      <w:bodyDiv w:val="1"/>
      <w:marLeft w:val="0"/>
      <w:marRight w:val="0"/>
      <w:marTop w:val="0"/>
      <w:marBottom w:val="0"/>
      <w:divBdr>
        <w:top w:val="none" w:sz="0" w:space="0" w:color="auto"/>
        <w:left w:val="none" w:sz="0" w:space="0" w:color="auto"/>
        <w:bottom w:val="none" w:sz="0" w:space="0" w:color="auto"/>
        <w:right w:val="none" w:sz="0" w:space="0" w:color="auto"/>
      </w:divBdr>
    </w:div>
    <w:div w:id="654724346">
      <w:bodyDiv w:val="1"/>
      <w:marLeft w:val="0"/>
      <w:marRight w:val="0"/>
      <w:marTop w:val="0"/>
      <w:marBottom w:val="0"/>
      <w:divBdr>
        <w:top w:val="none" w:sz="0" w:space="0" w:color="auto"/>
        <w:left w:val="none" w:sz="0" w:space="0" w:color="auto"/>
        <w:bottom w:val="none" w:sz="0" w:space="0" w:color="auto"/>
        <w:right w:val="none" w:sz="0" w:space="0" w:color="auto"/>
      </w:divBdr>
    </w:div>
    <w:div w:id="655186169">
      <w:bodyDiv w:val="1"/>
      <w:marLeft w:val="0"/>
      <w:marRight w:val="0"/>
      <w:marTop w:val="0"/>
      <w:marBottom w:val="0"/>
      <w:divBdr>
        <w:top w:val="none" w:sz="0" w:space="0" w:color="auto"/>
        <w:left w:val="none" w:sz="0" w:space="0" w:color="auto"/>
        <w:bottom w:val="none" w:sz="0" w:space="0" w:color="auto"/>
        <w:right w:val="none" w:sz="0" w:space="0" w:color="auto"/>
      </w:divBdr>
    </w:div>
    <w:div w:id="721248461">
      <w:bodyDiv w:val="1"/>
      <w:marLeft w:val="0"/>
      <w:marRight w:val="0"/>
      <w:marTop w:val="0"/>
      <w:marBottom w:val="0"/>
      <w:divBdr>
        <w:top w:val="none" w:sz="0" w:space="0" w:color="auto"/>
        <w:left w:val="none" w:sz="0" w:space="0" w:color="auto"/>
        <w:bottom w:val="none" w:sz="0" w:space="0" w:color="auto"/>
        <w:right w:val="none" w:sz="0" w:space="0" w:color="auto"/>
      </w:divBdr>
    </w:div>
    <w:div w:id="759252716">
      <w:bodyDiv w:val="1"/>
      <w:marLeft w:val="0"/>
      <w:marRight w:val="0"/>
      <w:marTop w:val="0"/>
      <w:marBottom w:val="0"/>
      <w:divBdr>
        <w:top w:val="none" w:sz="0" w:space="0" w:color="auto"/>
        <w:left w:val="none" w:sz="0" w:space="0" w:color="auto"/>
        <w:bottom w:val="none" w:sz="0" w:space="0" w:color="auto"/>
        <w:right w:val="none" w:sz="0" w:space="0" w:color="auto"/>
      </w:divBdr>
    </w:div>
    <w:div w:id="805245878">
      <w:bodyDiv w:val="1"/>
      <w:marLeft w:val="0"/>
      <w:marRight w:val="0"/>
      <w:marTop w:val="0"/>
      <w:marBottom w:val="0"/>
      <w:divBdr>
        <w:top w:val="none" w:sz="0" w:space="0" w:color="auto"/>
        <w:left w:val="none" w:sz="0" w:space="0" w:color="auto"/>
        <w:bottom w:val="none" w:sz="0" w:space="0" w:color="auto"/>
        <w:right w:val="none" w:sz="0" w:space="0" w:color="auto"/>
      </w:divBdr>
    </w:div>
    <w:div w:id="811217455">
      <w:bodyDiv w:val="1"/>
      <w:marLeft w:val="0"/>
      <w:marRight w:val="0"/>
      <w:marTop w:val="0"/>
      <w:marBottom w:val="0"/>
      <w:divBdr>
        <w:top w:val="none" w:sz="0" w:space="0" w:color="auto"/>
        <w:left w:val="none" w:sz="0" w:space="0" w:color="auto"/>
        <w:bottom w:val="none" w:sz="0" w:space="0" w:color="auto"/>
        <w:right w:val="none" w:sz="0" w:space="0" w:color="auto"/>
      </w:divBdr>
    </w:div>
    <w:div w:id="831718404">
      <w:bodyDiv w:val="1"/>
      <w:marLeft w:val="0"/>
      <w:marRight w:val="0"/>
      <w:marTop w:val="0"/>
      <w:marBottom w:val="0"/>
      <w:divBdr>
        <w:top w:val="none" w:sz="0" w:space="0" w:color="auto"/>
        <w:left w:val="none" w:sz="0" w:space="0" w:color="auto"/>
        <w:bottom w:val="none" w:sz="0" w:space="0" w:color="auto"/>
        <w:right w:val="none" w:sz="0" w:space="0" w:color="auto"/>
      </w:divBdr>
    </w:div>
    <w:div w:id="971404282">
      <w:bodyDiv w:val="1"/>
      <w:marLeft w:val="0"/>
      <w:marRight w:val="0"/>
      <w:marTop w:val="0"/>
      <w:marBottom w:val="0"/>
      <w:divBdr>
        <w:top w:val="none" w:sz="0" w:space="0" w:color="auto"/>
        <w:left w:val="none" w:sz="0" w:space="0" w:color="auto"/>
        <w:bottom w:val="none" w:sz="0" w:space="0" w:color="auto"/>
        <w:right w:val="none" w:sz="0" w:space="0" w:color="auto"/>
      </w:divBdr>
    </w:div>
    <w:div w:id="1008555893">
      <w:bodyDiv w:val="1"/>
      <w:marLeft w:val="0"/>
      <w:marRight w:val="0"/>
      <w:marTop w:val="0"/>
      <w:marBottom w:val="0"/>
      <w:divBdr>
        <w:top w:val="none" w:sz="0" w:space="0" w:color="auto"/>
        <w:left w:val="none" w:sz="0" w:space="0" w:color="auto"/>
        <w:bottom w:val="none" w:sz="0" w:space="0" w:color="auto"/>
        <w:right w:val="none" w:sz="0" w:space="0" w:color="auto"/>
      </w:divBdr>
    </w:div>
    <w:div w:id="1079788523">
      <w:bodyDiv w:val="1"/>
      <w:marLeft w:val="0"/>
      <w:marRight w:val="0"/>
      <w:marTop w:val="0"/>
      <w:marBottom w:val="0"/>
      <w:divBdr>
        <w:top w:val="none" w:sz="0" w:space="0" w:color="auto"/>
        <w:left w:val="none" w:sz="0" w:space="0" w:color="auto"/>
        <w:bottom w:val="none" w:sz="0" w:space="0" w:color="auto"/>
        <w:right w:val="none" w:sz="0" w:space="0" w:color="auto"/>
      </w:divBdr>
    </w:div>
    <w:div w:id="1094283630">
      <w:bodyDiv w:val="1"/>
      <w:marLeft w:val="0"/>
      <w:marRight w:val="0"/>
      <w:marTop w:val="0"/>
      <w:marBottom w:val="0"/>
      <w:divBdr>
        <w:top w:val="none" w:sz="0" w:space="0" w:color="auto"/>
        <w:left w:val="none" w:sz="0" w:space="0" w:color="auto"/>
        <w:bottom w:val="none" w:sz="0" w:space="0" w:color="auto"/>
        <w:right w:val="none" w:sz="0" w:space="0" w:color="auto"/>
      </w:divBdr>
      <w:divsChild>
        <w:div w:id="1917932407">
          <w:marLeft w:val="0"/>
          <w:marRight w:val="0"/>
          <w:marTop w:val="0"/>
          <w:marBottom w:val="0"/>
          <w:divBdr>
            <w:top w:val="none" w:sz="0" w:space="0" w:color="auto"/>
            <w:left w:val="none" w:sz="0" w:space="0" w:color="auto"/>
            <w:bottom w:val="none" w:sz="0" w:space="0" w:color="auto"/>
            <w:right w:val="none" w:sz="0" w:space="0" w:color="auto"/>
          </w:divBdr>
          <w:divsChild>
            <w:div w:id="1291746989">
              <w:marLeft w:val="0"/>
              <w:marRight w:val="0"/>
              <w:marTop w:val="0"/>
              <w:marBottom w:val="0"/>
              <w:divBdr>
                <w:top w:val="none" w:sz="0" w:space="0" w:color="auto"/>
                <w:left w:val="none" w:sz="0" w:space="0" w:color="auto"/>
                <w:bottom w:val="none" w:sz="0" w:space="0" w:color="auto"/>
                <w:right w:val="none" w:sz="0" w:space="0" w:color="auto"/>
              </w:divBdr>
              <w:divsChild>
                <w:div w:id="638532484">
                  <w:marLeft w:val="0"/>
                  <w:marRight w:val="0"/>
                  <w:marTop w:val="0"/>
                  <w:marBottom w:val="0"/>
                  <w:divBdr>
                    <w:top w:val="none" w:sz="0" w:space="0" w:color="auto"/>
                    <w:left w:val="none" w:sz="0" w:space="0" w:color="auto"/>
                    <w:bottom w:val="none" w:sz="0" w:space="0" w:color="auto"/>
                    <w:right w:val="none" w:sz="0" w:space="0" w:color="auto"/>
                  </w:divBdr>
                  <w:divsChild>
                    <w:div w:id="1126503856">
                      <w:marLeft w:val="0"/>
                      <w:marRight w:val="0"/>
                      <w:marTop w:val="0"/>
                      <w:marBottom w:val="0"/>
                      <w:divBdr>
                        <w:top w:val="none" w:sz="0" w:space="0" w:color="auto"/>
                        <w:left w:val="none" w:sz="0" w:space="0" w:color="auto"/>
                        <w:bottom w:val="none" w:sz="0" w:space="0" w:color="auto"/>
                        <w:right w:val="none" w:sz="0" w:space="0" w:color="auto"/>
                      </w:divBdr>
                      <w:divsChild>
                        <w:div w:id="222450218">
                          <w:marLeft w:val="0"/>
                          <w:marRight w:val="0"/>
                          <w:marTop w:val="0"/>
                          <w:marBottom w:val="0"/>
                          <w:divBdr>
                            <w:top w:val="none" w:sz="0" w:space="0" w:color="auto"/>
                            <w:left w:val="none" w:sz="0" w:space="0" w:color="auto"/>
                            <w:bottom w:val="none" w:sz="0" w:space="0" w:color="auto"/>
                            <w:right w:val="none" w:sz="0" w:space="0" w:color="auto"/>
                          </w:divBdr>
                          <w:divsChild>
                            <w:div w:id="16034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4877">
                      <w:marLeft w:val="0"/>
                      <w:marRight w:val="0"/>
                      <w:marTop w:val="0"/>
                      <w:marBottom w:val="0"/>
                      <w:divBdr>
                        <w:top w:val="none" w:sz="0" w:space="0" w:color="auto"/>
                        <w:left w:val="none" w:sz="0" w:space="0" w:color="auto"/>
                        <w:bottom w:val="none" w:sz="0" w:space="0" w:color="auto"/>
                        <w:right w:val="none" w:sz="0" w:space="0" w:color="auto"/>
                      </w:divBdr>
                      <w:divsChild>
                        <w:div w:id="1418594766">
                          <w:marLeft w:val="0"/>
                          <w:marRight w:val="0"/>
                          <w:marTop w:val="0"/>
                          <w:marBottom w:val="0"/>
                          <w:divBdr>
                            <w:top w:val="none" w:sz="0" w:space="0" w:color="auto"/>
                            <w:left w:val="none" w:sz="0" w:space="0" w:color="auto"/>
                            <w:bottom w:val="none" w:sz="0" w:space="0" w:color="auto"/>
                            <w:right w:val="none" w:sz="0" w:space="0" w:color="auto"/>
                          </w:divBdr>
                          <w:divsChild>
                            <w:div w:id="346447317">
                              <w:marLeft w:val="0"/>
                              <w:marRight w:val="0"/>
                              <w:marTop w:val="0"/>
                              <w:marBottom w:val="0"/>
                              <w:divBdr>
                                <w:top w:val="none" w:sz="0" w:space="0" w:color="auto"/>
                                <w:left w:val="none" w:sz="0" w:space="0" w:color="auto"/>
                                <w:bottom w:val="none" w:sz="0" w:space="0" w:color="auto"/>
                                <w:right w:val="none" w:sz="0" w:space="0" w:color="auto"/>
                              </w:divBdr>
                              <w:divsChild>
                                <w:div w:id="4051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37380">
          <w:marLeft w:val="0"/>
          <w:marRight w:val="0"/>
          <w:marTop w:val="0"/>
          <w:marBottom w:val="0"/>
          <w:divBdr>
            <w:top w:val="none" w:sz="0" w:space="0" w:color="auto"/>
            <w:left w:val="none" w:sz="0" w:space="0" w:color="auto"/>
            <w:bottom w:val="none" w:sz="0" w:space="0" w:color="auto"/>
            <w:right w:val="none" w:sz="0" w:space="0" w:color="auto"/>
          </w:divBdr>
          <w:divsChild>
            <w:div w:id="317921910">
              <w:marLeft w:val="0"/>
              <w:marRight w:val="0"/>
              <w:marTop w:val="0"/>
              <w:marBottom w:val="0"/>
              <w:divBdr>
                <w:top w:val="none" w:sz="0" w:space="0" w:color="auto"/>
                <w:left w:val="none" w:sz="0" w:space="0" w:color="auto"/>
                <w:bottom w:val="none" w:sz="0" w:space="0" w:color="auto"/>
                <w:right w:val="none" w:sz="0" w:space="0" w:color="auto"/>
              </w:divBdr>
              <w:divsChild>
                <w:div w:id="6158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996">
      <w:bodyDiv w:val="1"/>
      <w:marLeft w:val="0"/>
      <w:marRight w:val="0"/>
      <w:marTop w:val="0"/>
      <w:marBottom w:val="0"/>
      <w:divBdr>
        <w:top w:val="none" w:sz="0" w:space="0" w:color="auto"/>
        <w:left w:val="none" w:sz="0" w:space="0" w:color="auto"/>
        <w:bottom w:val="none" w:sz="0" w:space="0" w:color="auto"/>
        <w:right w:val="none" w:sz="0" w:space="0" w:color="auto"/>
      </w:divBdr>
    </w:div>
    <w:div w:id="1192105977">
      <w:bodyDiv w:val="1"/>
      <w:marLeft w:val="0"/>
      <w:marRight w:val="0"/>
      <w:marTop w:val="0"/>
      <w:marBottom w:val="0"/>
      <w:divBdr>
        <w:top w:val="none" w:sz="0" w:space="0" w:color="auto"/>
        <w:left w:val="none" w:sz="0" w:space="0" w:color="auto"/>
        <w:bottom w:val="none" w:sz="0" w:space="0" w:color="auto"/>
        <w:right w:val="none" w:sz="0" w:space="0" w:color="auto"/>
      </w:divBdr>
    </w:div>
    <w:div w:id="1246451926">
      <w:bodyDiv w:val="1"/>
      <w:marLeft w:val="0"/>
      <w:marRight w:val="0"/>
      <w:marTop w:val="0"/>
      <w:marBottom w:val="0"/>
      <w:divBdr>
        <w:top w:val="none" w:sz="0" w:space="0" w:color="auto"/>
        <w:left w:val="none" w:sz="0" w:space="0" w:color="auto"/>
        <w:bottom w:val="none" w:sz="0" w:space="0" w:color="auto"/>
        <w:right w:val="none" w:sz="0" w:space="0" w:color="auto"/>
      </w:divBdr>
    </w:div>
    <w:div w:id="1253708030">
      <w:bodyDiv w:val="1"/>
      <w:marLeft w:val="0"/>
      <w:marRight w:val="0"/>
      <w:marTop w:val="0"/>
      <w:marBottom w:val="0"/>
      <w:divBdr>
        <w:top w:val="none" w:sz="0" w:space="0" w:color="auto"/>
        <w:left w:val="none" w:sz="0" w:space="0" w:color="auto"/>
        <w:bottom w:val="none" w:sz="0" w:space="0" w:color="auto"/>
        <w:right w:val="none" w:sz="0" w:space="0" w:color="auto"/>
      </w:divBdr>
    </w:div>
    <w:div w:id="1290471135">
      <w:bodyDiv w:val="1"/>
      <w:marLeft w:val="0"/>
      <w:marRight w:val="0"/>
      <w:marTop w:val="0"/>
      <w:marBottom w:val="0"/>
      <w:divBdr>
        <w:top w:val="none" w:sz="0" w:space="0" w:color="auto"/>
        <w:left w:val="none" w:sz="0" w:space="0" w:color="auto"/>
        <w:bottom w:val="none" w:sz="0" w:space="0" w:color="auto"/>
        <w:right w:val="none" w:sz="0" w:space="0" w:color="auto"/>
      </w:divBdr>
    </w:div>
    <w:div w:id="1384334115">
      <w:bodyDiv w:val="1"/>
      <w:marLeft w:val="0"/>
      <w:marRight w:val="0"/>
      <w:marTop w:val="0"/>
      <w:marBottom w:val="0"/>
      <w:divBdr>
        <w:top w:val="none" w:sz="0" w:space="0" w:color="auto"/>
        <w:left w:val="none" w:sz="0" w:space="0" w:color="auto"/>
        <w:bottom w:val="none" w:sz="0" w:space="0" w:color="auto"/>
        <w:right w:val="none" w:sz="0" w:space="0" w:color="auto"/>
      </w:divBdr>
    </w:div>
    <w:div w:id="1409501723">
      <w:bodyDiv w:val="1"/>
      <w:marLeft w:val="0"/>
      <w:marRight w:val="0"/>
      <w:marTop w:val="0"/>
      <w:marBottom w:val="0"/>
      <w:divBdr>
        <w:top w:val="none" w:sz="0" w:space="0" w:color="auto"/>
        <w:left w:val="none" w:sz="0" w:space="0" w:color="auto"/>
        <w:bottom w:val="none" w:sz="0" w:space="0" w:color="auto"/>
        <w:right w:val="none" w:sz="0" w:space="0" w:color="auto"/>
      </w:divBdr>
    </w:div>
    <w:div w:id="1454834459">
      <w:bodyDiv w:val="1"/>
      <w:marLeft w:val="0"/>
      <w:marRight w:val="0"/>
      <w:marTop w:val="0"/>
      <w:marBottom w:val="0"/>
      <w:divBdr>
        <w:top w:val="none" w:sz="0" w:space="0" w:color="auto"/>
        <w:left w:val="none" w:sz="0" w:space="0" w:color="auto"/>
        <w:bottom w:val="none" w:sz="0" w:space="0" w:color="auto"/>
        <w:right w:val="none" w:sz="0" w:space="0" w:color="auto"/>
      </w:divBdr>
    </w:div>
    <w:div w:id="1474833878">
      <w:bodyDiv w:val="1"/>
      <w:marLeft w:val="0"/>
      <w:marRight w:val="0"/>
      <w:marTop w:val="0"/>
      <w:marBottom w:val="0"/>
      <w:divBdr>
        <w:top w:val="none" w:sz="0" w:space="0" w:color="auto"/>
        <w:left w:val="none" w:sz="0" w:space="0" w:color="auto"/>
        <w:bottom w:val="none" w:sz="0" w:space="0" w:color="auto"/>
        <w:right w:val="none" w:sz="0" w:space="0" w:color="auto"/>
      </w:divBdr>
    </w:div>
    <w:div w:id="1688483496">
      <w:bodyDiv w:val="1"/>
      <w:marLeft w:val="0"/>
      <w:marRight w:val="0"/>
      <w:marTop w:val="0"/>
      <w:marBottom w:val="0"/>
      <w:divBdr>
        <w:top w:val="none" w:sz="0" w:space="0" w:color="auto"/>
        <w:left w:val="none" w:sz="0" w:space="0" w:color="auto"/>
        <w:bottom w:val="none" w:sz="0" w:space="0" w:color="auto"/>
        <w:right w:val="none" w:sz="0" w:space="0" w:color="auto"/>
      </w:divBdr>
    </w:div>
    <w:div w:id="1876500054">
      <w:bodyDiv w:val="1"/>
      <w:marLeft w:val="0"/>
      <w:marRight w:val="0"/>
      <w:marTop w:val="0"/>
      <w:marBottom w:val="0"/>
      <w:divBdr>
        <w:top w:val="none" w:sz="0" w:space="0" w:color="auto"/>
        <w:left w:val="none" w:sz="0" w:space="0" w:color="auto"/>
        <w:bottom w:val="none" w:sz="0" w:space="0" w:color="auto"/>
        <w:right w:val="none" w:sz="0" w:space="0" w:color="auto"/>
      </w:divBdr>
    </w:div>
    <w:div w:id="1960449672">
      <w:bodyDiv w:val="1"/>
      <w:marLeft w:val="0"/>
      <w:marRight w:val="0"/>
      <w:marTop w:val="0"/>
      <w:marBottom w:val="0"/>
      <w:divBdr>
        <w:top w:val="none" w:sz="0" w:space="0" w:color="auto"/>
        <w:left w:val="none" w:sz="0" w:space="0" w:color="auto"/>
        <w:bottom w:val="none" w:sz="0" w:space="0" w:color="auto"/>
        <w:right w:val="none" w:sz="0" w:space="0" w:color="auto"/>
      </w:divBdr>
    </w:div>
    <w:div w:id="1967082356">
      <w:bodyDiv w:val="1"/>
      <w:marLeft w:val="0"/>
      <w:marRight w:val="0"/>
      <w:marTop w:val="0"/>
      <w:marBottom w:val="0"/>
      <w:divBdr>
        <w:top w:val="none" w:sz="0" w:space="0" w:color="auto"/>
        <w:left w:val="none" w:sz="0" w:space="0" w:color="auto"/>
        <w:bottom w:val="none" w:sz="0" w:space="0" w:color="auto"/>
        <w:right w:val="none" w:sz="0" w:space="0" w:color="auto"/>
      </w:divBdr>
    </w:div>
    <w:div w:id="1976332594">
      <w:bodyDiv w:val="1"/>
      <w:marLeft w:val="0"/>
      <w:marRight w:val="0"/>
      <w:marTop w:val="0"/>
      <w:marBottom w:val="0"/>
      <w:divBdr>
        <w:top w:val="none" w:sz="0" w:space="0" w:color="auto"/>
        <w:left w:val="none" w:sz="0" w:space="0" w:color="auto"/>
        <w:bottom w:val="none" w:sz="0" w:space="0" w:color="auto"/>
        <w:right w:val="none" w:sz="0" w:space="0" w:color="auto"/>
      </w:divBdr>
    </w:div>
    <w:div w:id="1998067337">
      <w:bodyDiv w:val="1"/>
      <w:marLeft w:val="0"/>
      <w:marRight w:val="0"/>
      <w:marTop w:val="0"/>
      <w:marBottom w:val="0"/>
      <w:divBdr>
        <w:top w:val="none" w:sz="0" w:space="0" w:color="auto"/>
        <w:left w:val="none" w:sz="0" w:space="0" w:color="auto"/>
        <w:bottom w:val="none" w:sz="0" w:space="0" w:color="auto"/>
        <w:right w:val="none" w:sz="0" w:space="0" w:color="auto"/>
      </w:divBdr>
    </w:div>
    <w:div w:id="2001930483">
      <w:bodyDiv w:val="1"/>
      <w:marLeft w:val="0"/>
      <w:marRight w:val="0"/>
      <w:marTop w:val="0"/>
      <w:marBottom w:val="0"/>
      <w:divBdr>
        <w:top w:val="none" w:sz="0" w:space="0" w:color="auto"/>
        <w:left w:val="none" w:sz="0" w:space="0" w:color="auto"/>
        <w:bottom w:val="none" w:sz="0" w:space="0" w:color="auto"/>
        <w:right w:val="none" w:sz="0" w:space="0" w:color="auto"/>
      </w:divBdr>
    </w:div>
    <w:div w:id="202016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F112119106@nkust.edu.tw" TargetMode="External"/><Relationship Id="rId26" Type="http://schemas.openxmlformats.org/officeDocument/2006/relationships/image" Target="media/image5.jpeg"/><Relationship Id="rId39" Type="http://schemas.openxmlformats.org/officeDocument/2006/relationships/footer" Target="footer4.xml"/><Relationship Id="rId21" Type="http://schemas.openxmlformats.org/officeDocument/2006/relationships/hyperlink" Target="mailto:leorean@nkust.edu.tw" TargetMode="External"/><Relationship Id="rId34" Type="http://schemas.openxmlformats.org/officeDocument/2006/relationships/image" Target="media/image9.jpg"/><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5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orean@nkust.edu.tw" TargetMode="External"/><Relationship Id="rId24" Type="http://schemas.openxmlformats.org/officeDocument/2006/relationships/image" Target="media/image3.jpeg"/><Relationship Id="rId32" Type="http://schemas.openxmlformats.org/officeDocument/2006/relationships/image" Target="media/image8.jpeg"/><Relationship Id="rId37" Type="http://schemas.openxmlformats.org/officeDocument/2006/relationships/header" Target="header4.xml"/><Relationship Id="rId40" Type="http://schemas.openxmlformats.org/officeDocument/2006/relationships/footer" Target="footer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2.png"/><Relationship Id="rId28" Type="http://schemas.openxmlformats.org/officeDocument/2006/relationships/image" Target="media/image7.jpeg"/><Relationship Id="rId36" Type="http://schemas.openxmlformats.org/officeDocument/2006/relationships/image" Target="media/image100.jpeg"/><Relationship Id="rId10" Type="http://schemas.openxmlformats.org/officeDocument/2006/relationships/hyperlink" Target="mailto:clhuang@nkust.edu.tw" TargetMode="External"/><Relationship Id="rId19" Type="http://schemas.openxmlformats.org/officeDocument/2006/relationships/hyperlink" Target="mailto:C111118101@nkust.edu.tw" TargetMode="External"/><Relationship Id="rId31" Type="http://schemas.openxmlformats.org/officeDocument/2006/relationships/image" Target="media/image8.jp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mailto:C111118101@nkust.edu.tw" TargetMode="External"/><Relationship Id="rId14" Type="http://schemas.openxmlformats.org/officeDocument/2006/relationships/footer" Target="footer1.xml"/><Relationship Id="rId22" Type="http://schemas.openxmlformats.org/officeDocument/2006/relationships/image" Target="media/image1.png"/><Relationship Id="rId27" Type="http://schemas.openxmlformats.org/officeDocument/2006/relationships/image" Target="media/image6.jpeg"/><Relationship Id="rId30" Type="http://schemas.openxmlformats.org/officeDocument/2006/relationships/image" Target="media/image60.jpeg"/><Relationship Id="rId35" Type="http://schemas.openxmlformats.org/officeDocument/2006/relationships/image" Target="media/image10.jpeg"/><Relationship Id="rId43" Type="http://schemas.openxmlformats.org/officeDocument/2006/relationships/fontTable" Target="fontTable.xml"/><Relationship Id="rId8" Type="http://schemas.openxmlformats.org/officeDocument/2006/relationships/hyperlink" Target="mailto:F112119106@nkust.edu.tw"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jpg"/><Relationship Id="rId33" Type="http://schemas.openxmlformats.org/officeDocument/2006/relationships/image" Target="media/image80.jpeg"/><Relationship Id="rId38" Type="http://schemas.openxmlformats.org/officeDocument/2006/relationships/header" Target="header5.xml"/><Relationship Id="rId20" Type="http://schemas.openxmlformats.org/officeDocument/2006/relationships/hyperlink" Target="mailto:clhuang@nkust.edu.tw" TargetMode="External"/><Relationship Id="rId41" Type="http://schemas.openxmlformats.org/officeDocument/2006/relationships/header" Target="header6.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284C7-CE6F-4232-BFE9-5D3CB0658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7876</TotalTime>
  <Pages>14</Pages>
  <Words>2199</Words>
  <Characters>12539</Characters>
  <Application>Microsoft Office Word</Application>
  <DocSecurity>0</DocSecurity>
  <Lines>104</Lines>
  <Paragraphs>29</Paragraphs>
  <ScaleCrop>false</ScaleCrop>
  <Company/>
  <LinksUpToDate>false</LinksUpToDate>
  <CharactersWithSpaces>14709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F112119106</cp:lastModifiedBy>
  <cp:revision>854</cp:revision>
  <dcterms:created xsi:type="dcterms:W3CDTF">2024-04-12T06:31:00Z</dcterms:created>
  <dcterms:modified xsi:type="dcterms:W3CDTF">2025-04-15T15:55:00Z</dcterms:modified>
</cp:coreProperties>
</file>